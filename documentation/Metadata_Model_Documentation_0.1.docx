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B5A32" w14:textId="2F21BEBD" w:rsidR="009F1230" w:rsidRPr="009F1230" w:rsidRDefault="00FE6692" w:rsidP="009F1230">
      <w:pPr>
        <w:pStyle w:val="Title"/>
      </w:pPr>
      <w:r>
        <w:t>Data Architecture : ONS Metadata Model and Domain Profiles</w:t>
      </w:r>
    </w:p>
    <w:p w14:paraId="67468D61" w14:textId="77777777" w:rsidR="00FE6692" w:rsidRPr="00FE6692" w:rsidRDefault="00FE6692" w:rsidP="00857B44">
      <w:pPr>
        <w:pStyle w:val="Heading1"/>
      </w:pPr>
      <w:bookmarkStart w:id="0" w:name="_Toc230104697"/>
      <w:r w:rsidRPr="00FE6692">
        <w:t>Governance</w:t>
      </w:r>
      <w:bookmarkEnd w:id="0"/>
      <w:r w:rsidRPr="00FE6692">
        <w:t xml:space="preserve"> </w:t>
      </w:r>
    </w:p>
    <w:tbl>
      <w:tblPr>
        <w:tblStyle w:val="TableGrid"/>
        <w:tblW w:w="0" w:type="auto"/>
        <w:tblLook w:val="04A0" w:firstRow="1" w:lastRow="0" w:firstColumn="1" w:lastColumn="0" w:noHBand="0" w:noVBand="1"/>
      </w:tblPr>
      <w:tblGrid>
        <w:gridCol w:w="2379"/>
        <w:gridCol w:w="2213"/>
        <w:gridCol w:w="2379"/>
        <w:gridCol w:w="2045"/>
      </w:tblGrid>
      <w:tr w:rsidR="00D55053" w:rsidRPr="00FE6692" w14:paraId="57FF56D6" w14:textId="77777777">
        <w:tc>
          <w:tcPr>
            <w:tcW w:w="2379" w:type="dxa"/>
            <w:tcBorders>
              <w:top w:val="single" w:sz="4" w:space="0" w:color="auto"/>
              <w:left w:val="single" w:sz="4" w:space="0" w:color="auto"/>
              <w:bottom w:val="single" w:sz="4" w:space="0" w:color="auto"/>
              <w:right w:val="single" w:sz="4" w:space="0" w:color="auto"/>
            </w:tcBorders>
            <w:hideMark/>
          </w:tcPr>
          <w:p w14:paraId="18AABA80" w14:textId="77777777" w:rsidR="00FE6692" w:rsidRPr="00FE6692" w:rsidRDefault="00FE6692" w:rsidP="00857B44">
            <w:r w:rsidRPr="00FE6692">
              <w:t>Approver</w:t>
            </w:r>
          </w:p>
        </w:tc>
        <w:tc>
          <w:tcPr>
            <w:tcW w:w="2213" w:type="dxa"/>
            <w:tcBorders>
              <w:top w:val="single" w:sz="4" w:space="0" w:color="auto"/>
              <w:left w:val="single" w:sz="4" w:space="0" w:color="auto"/>
              <w:bottom w:val="single" w:sz="4" w:space="0" w:color="auto"/>
              <w:right w:val="single" w:sz="4" w:space="0" w:color="auto"/>
            </w:tcBorders>
            <w:hideMark/>
          </w:tcPr>
          <w:p w14:paraId="68C1886E" w14:textId="77777777" w:rsidR="00FE6692" w:rsidRPr="00FE6692" w:rsidRDefault="00FE6692" w:rsidP="00857B44">
            <w:r w:rsidRPr="00FE6692">
              <w:t>Role</w:t>
            </w:r>
          </w:p>
        </w:tc>
        <w:tc>
          <w:tcPr>
            <w:tcW w:w="2379" w:type="dxa"/>
            <w:tcBorders>
              <w:top w:val="single" w:sz="4" w:space="0" w:color="auto"/>
              <w:left w:val="single" w:sz="4" w:space="0" w:color="auto"/>
              <w:bottom w:val="single" w:sz="4" w:space="0" w:color="auto"/>
              <w:right w:val="single" w:sz="4" w:space="0" w:color="auto"/>
            </w:tcBorders>
            <w:hideMark/>
          </w:tcPr>
          <w:p w14:paraId="639BCC2F" w14:textId="77777777" w:rsidR="00FE6692" w:rsidRPr="00FE6692" w:rsidRDefault="00FE6692" w:rsidP="00857B44">
            <w:r w:rsidRPr="00FE6692">
              <w:t>Business Area</w:t>
            </w:r>
          </w:p>
        </w:tc>
        <w:tc>
          <w:tcPr>
            <w:tcW w:w="2045" w:type="dxa"/>
            <w:tcBorders>
              <w:top w:val="single" w:sz="4" w:space="0" w:color="auto"/>
              <w:left w:val="single" w:sz="4" w:space="0" w:color="auto"/>
              <w:bottom w:val="single" w:sz="4" w:space="0" w:color="auto"/>
              <w:right w:val="single" w:sz="4" w:space="0" w:color="auto"/>
            </w:tcBorders>
            <w:hideMark/>
          </w:tcPr>
          <w:p w14:paraId="6AF51A50" w14:textId="77777777" w:rsidR="00FE6692" w:rsidRPr="00FE6692" w:rsidRDefault="00FE6692" w:rsidP="00857B44">
            <w:r w:rsidRPr="00FE6692">
              <w:t>Date Approved</w:t>
            </w:r>
          </w:p>
        </w:tc>
      </w:tr>
      <w:tr w:rsidR="00D55053" w:rsidRPr="00FE6692" w14:paraId="232E6AB3" w14:textId="77777777">
        <w:tc>
          <w:tcPr>
            <w:tcW w:w="2379" w:type="dxa"/>
            <w:tcBorders>
              <w:top w:val="single" w:sz="4" w:space="0" w:color="auto"/>
              <w:left w:val="single" w:sz="4" w:space="0" w:color="auto"/>
              <w:bottom w:val="single" w:sz="4" w:space="0" w:color="auto"/>
              <w:right w:val="single" w:sz="4" w:space="0" w:color="auto"/>
            </w:tcBorders>
            <w:hideMark/>
          </w:tcPr>
          <w:p w14:paraId="79B33F9B" w14:textId="77777777" w:rsidR="00FE6692" w:rsidRPr="00FE6692" w:rsidRDefault="00FE6692" w:rsidP="00857B44">
            <w:r w:rsidRPr="00FE6692">
              <w:t>Charles Baird</w:t>
            </w:r>
          </w:p>
        </w:tc>
        <w:tc>
          <w:tcPr>
            <w:tcW w:w="2213" w:type="dxa"/>
            <w:tcBorders>
              <w:top w:val="single" w:sz="4" w:space="0" w:color="auto"/>
              <w:left w:val="single" w:sz="4" w:space="0" w:color="auto"/>
              <w:bottom w:val="single" w:sz="4" w:space="0" w:color="auto"/>
              <w:right w:val="single" w:sz="4" w:space="0" w:color="auto"/>
            </w:tcBorders>
            <w:hideMark/>
          </w:tcPr>
          <w:p w14:paraId="6C9C24C7" w14:textId="77777777" w:rsidR="00FE6692" w:rsidRPr="00FE6692" w:rsidRDefault="00FE6692" w:rsidP="00857B44">
            <w:r w:rsidRPr="00FE6692">
              <w:t xml:space="preserve">Deputy Director </w:t>
            </w:r>
          </w:p>
        </w:tc>
        <w:tc>
          <w:tcPr>
            <w:tcW w:w="2379" w:type="dxa"/>
            <w:tcBorders>
              <w:top w:val="single" w:sz="4" w:space="0" w:color="auto"/>
              <w:left w:val="single" w:sz="4" w:space="0" w:color="auto"/>
              <w:bottom w:val="single" w:sz="4" w:space="0" w:color="auto"/>
              <w:right w:val="single" w:sz="4" w:space="0" w:color="auto"/>
            </w:tcBorders>
            <w:hideMark/>
          </w:tcPr>
          <w:p w14:paraId="3D3BCFB8" w14:textId="77777777" w:rsidR="00FE6692" w:rsidRPr="00FE6692" w:rsidRDefault="00FE6692" w:rsidP="00857B44">
            <w:r w:rsidRPr="00FE6692">
              <w:t>Data Growth and Operations – Data Architecture, Location and Indexing</w:t>
            </w:r>
          </w:p>
        </w:tc>
        <w:tc>
          <w:tcPr>
            <w:tcW w:w="2045" w:type="dxa"/>
            <w:tcBorders>
              <w:top w:val="single" w:sz="4" w:space="0" w:color="auto"/>
              <w:left w:val="single" w:sz="4" w:space="0" w:color="auto"/>
              <w:bottom w:val="single" w:sz="4" w:space="0" w:color="auto"/>
              <w:right w:val="single" w:sz="4" w:space="0" w:color="auto"/>
            </w:tcBorders>
          </w:tcPr>
          <w:p w14:paraId="3A9C8F33" w14:textId="77777777" w:rsidR="00FE6692" w:rsidRPr="00FE6692" w:rsidRDefault="00FE6692" w:rsidP="00857B44"/>
        </w:tc>
      </w:tr>
      <w:tr w:rsidR="00D55053" w:rsidRPr="00FE6692" w14:paraId="4AF2AE5B" w14:textId="77777777">
        <w:tc>
          <w:tcPr>
            <w:tcW w:w="2379" w:type="dxa"/>
            <w:tcBorders>
              <w:top w:val="single" w:sz="4" w:space="0" w:color="auto"/>
              <w:left w:val="single" w:sz="4" w:space="0" w:color="auto"/>
              <w:bottom w:val="single" w:sz="4" w:space="0" w:color="auto"/>
              <w:right w:val="single" w:sz="4" w:space="0" w:color="auto"/>
            </w:tcBorders>
            <w:hideMark/>
          </w:tcPr>
          <w:p w14:paraId="46C02055" w14:textId="77777777" w:rsidR="00FE6692" w:rsidRPr="00FE6692" w:rsidRDefault="00FE6692" w:rsidP="00857B44">
            <w:r w:rsidRPr="00FE6692">
              <w:t>Kirti Tandel</w:t>
            </w:r>
          </w:p>
        </w:tc>
        <w:tc>
          <w:tcPr>
            <w:tcW w:w="2213" w:type="dxa"/>
            <w:tcBorders>
              <w:top w:val="single" w:sz="4" w:space="0" w:color="auto"/>
              <w:left w:val="single" w:sz="4" w:space="0" w:color="auto"/>
              <w:bottom w:val="single" w:sz="4" w:space="0" w:color="auto"/>
              <w:right w:val="single" w:sz="4" w:space="0" w:color="auto"/>
            </w:tcBorders>
            <w:hideMark/>
          </w:tcPr>
          <w:p w14:paraId="53A52569" w14:textId="77777777" w:rsidR="00FE6692" w:rsidRPr="00FE6692" w:rsidRDefault="00FE6692" w:rsidP="00857B44">
            <w:r w:rsidRPr="00FE6692">
              <w:t>Lead Data Architect</w:t>
            </w:r>
          </w:p>
        </w:tc>
        <w:tc>
          <w:tcPr>
            <w:tcW w:w="2379" w:type="dxa"/>
            <w:tcBorders>
              <w:top w:val="single" w:sz="4" w:space="0" w:color="auto"/>
              <w:left w:val="single" w:sz="4" w:space="0" w:color="auto"/>
              <w:bottom w:val="single" w:sz="4" w:space="0" w:color="auto"/>
              <w:right w:val="single" w:sz="4" w:space="0" w:color="auto"/>
            </w:tcBorders>
            <w:hideMark/>
          </w:tcPr>
          <w:p w14:paraId="01990065" w14:textId="77777777" w:rsidR="00FE6692" w:rsidRPr="00FE6692" w:rsidRDefault="00FE6692" w:rsidP="00857B44">
            <w:r w:rsidRPr="00FE6692">
              <w:t>Data Growth and Operations – Data Architecture, Location and Indexing</w:t>
            </w:r>
          </w:p>
        </w:tc>
        <w:tc>
          <w:tcPr>
            <w:tcW w:w="2045" w:type="dxa"/>
            <w:tcBorders>
              <w:top w:val="single" w:sz="4" w:space="0" w:color="auto"/>
              <w:left w:val="single" w:sz="4" w:space="0" w:color="auto"/>
              <w:bottom w:val="single" w:sz="4" w:space="0" w:color="auto"/>
              <w:right w:val="single" w:sz="4" w:space="0" w:color="auto"/>
            </w:tcBorders>
          </w:tcPr>
          <w:p w14:paraId="65B0CE99" w14:textId="77777777" w:rsidR="00FE6692" w:rsidRPr="00FE6692" w:rsidRDefault="00FE6692" w:rsidP="00857B44"/>
        </w:tc>
      </w:tr>
    </w:tbl>
    <w:p w14:paraId="65F44FF9" w14:textId="77777777" w:rsidR="00FE6692" w:rsidRPr="00FE6692" w:rsidRDefault="00FE6692" w:rsidP="00857B44"/>
    <w:p w14:paraId="68ACE4F0" w14:textId="77777777" w:rsidR="00FE6692" w:rsidRPr="00FE6692" w:rsidRDefault="00FE6692" w:rsidP="00857B44">
      <w:r w:rsidRPr="00FE6692">
        <w:t>Version History</w:t>
      </w:r>
    </w:p>
    <w:tbl>
      <w:tblPr>
        <w:tblStyle w:val="TableGrid"/>
        <w:tblW w:w="0" w:type="auto"/>
        <w:tblLook w:val="04A0" w:firstRow="1" w:lastRow="0" w:firstColumn="1" w:lastColumn="0" w:noHBand="0" w:noVBand="1"/>
      </w:tblPr>
      <w:tblGrid>
        <w:gridCol w:w="1932"/>
        <w:gridCol w:w="1874"/>
        <w:gridCol w:w="1907"/>
        <w:gridCol w:w="1553"/>
        <w:gridCol w:w="1750"/>
      </w:tblGrid>
      <w:tr w:rsidR="006E2DE3" w:rsidRPr="00FE6692" w14:paraId="6B42F46B" w14:textId="77777777" w:rsidTr="00FE6692">
        <w:tc>
          <w:tcPr>
            <w:tcW w:w="1932" w:type="dxa"/>
            <w:tcBorders>
              <w:top w:val="single" w:sz="4" w:space="0" w:color="auto"/>
              <w:left w:val="single" w:sz="4" w:space="0" w:color="auto"/>
              <w:bottom w:val="single" w:sz="4" w:space="0" w:color="auto"/>
              <w:right w:val="single" w:sz="4" w:space="0" w:color="auto"/>
            </w:tcBorders>
            <w:hideMark/>
          </w:tcPr>
          <w:p w14:paraId="4BD7B117" w14:textId="77777777" w:rsidR="00FE6692" w:rsidRPr="00FE6692" w:rsidRDefault="00FE6692" w:rsidP="00857B44">
            <w:r w:rsidRPr="00FE6692">
              <w:t>Version</w:t>
            </w:r>
          </w:p>
        </w:tc>
        <w:tc>
          <w:tcPr>
            <w:tcW w:w="1874" w:type="dxa"/>
            <w:tcBorders>
              <w:top w:val="single" w:sz="4" w:space="0" w:color="auto"/>
              <w:left w:val="single" w:sz="4" w:space="0" w:color="auto"/>
              <w:bottom w:val="single" w:sz="4" w:space="0" w:color="auto"/>
              <w:right w:val="single" w:sz="4" w:space="0" w:color="auto"/>
            </w:tcBorders>
            <w:hideMark/>
          </w:tcPr>
          <w:p w14:paraId="2CB19A65" w14:textId="77777777" w:rsidR="00FE6692" w:rsidRPr="00FE6692" w:rsidRDefault="00FE6692" w:rsidP="00857B44">
            <w:r w:rsidRPr="00FE6692">
              <w:t>Status</w:t>
            </w:r>
          </w:p>
        </w:tc>
        <w:tc>
          <w:tcPr>
            <w:tcW w:w="1907" w:type="dxa"/>
            <w:tcBorders>
              <w:top w:val="single" w:sz="4" w:space="0" w:color="auto"/>
              <w:left w:val="single" w:sz="4" w:space="0" w:color="auto"/>
              <w:bottom w:val="single" w:sz="4" w:space="0" w:color="auto"/>
              <w:right w:val="single" w:sz="4" w:space="0" w:color="auto"/>
            </w:tcBorders>
            <w:hideMark/>
          </w:tcPr>
          <w:p w14:paraId="347CE2C5" w14:textId="77777777" w:rsidR="00FE6692" w:rsidRPr="00FE6692" w:rsidRDefault="00FE6692" w:rsidP="00857B44">
            <w:r w:rsidRPr="00FE6692">
              <w:t>Author / Editor</w:t>
            </w:r>
          </w:p>
        </w:tc>
        <w:tc>
          <w:tcPr>
            <w:tcW w:w="1553" w:type="dxa"/>
            <w:tcBorders>
              <w:top w:val="single" w:sz="4" w:space="0" w:color="auto"/>
              <w:left w:val="single" w:sz="4" w:space="0" w:color="auto"/>
              <w:bottom w:val="single" w:sz="4" w:space="0" w:color="auto"/>
              <w:right w:val="single" w:sz="4" w:space="0" w:color="auto"/>
            </w:tcBorders>
            <w:hideMark/>
          </w:tcPr>
          <w:p w14:paraId="36145D62" w14:textId="77777777" w:rsidR="00FE6692" w:rsidRPr="00FE6692" w:rsidRDefault="00FE6692" w:rsidP="00857B44">
            <w:r w:rsidRPr="00FE6692">
              <w:t>Change Type</w:t>
            </w:r>
          </w:p>
        </w:tc>
        <w:tc>
          <w:tcPr>
            <w:tcW w:w="1750" w:type="dxa"/>
            <w:tcBorders>
              <w:top w:val="single" w:sz="4" w:space="0" w:color="auto"/>
              <w:left w:val="single" w:sz="4" w:space="0" w:color="auto"/>
              <w:bottom w:val="single" w:sz="4" w:space="0" w:color="auto"/>
              <w:right w:val="single" w:sz="4" w:space="0" w:color="auto"/>
            </w:tcBorders>
            <w:hideMark/>
          </w:tcPr>
          <w:p w14:paraId="464F4CD2" w14:textId="77777777" w:rsidR="00FE6692" w:rsidRPr="00FE6692" w:rsidRDefault="00FE6692" w:rsidP="00857B44">
            <w:r w:rsidRPr="00FE6692">
              <w:t>Summary of Change</w:t>
            </w:r>
          </w:p>
        </w:tc>
      </w:tr>
      <w:tr w:rsidR="006E2DE3" w:rsidRPr="00FE6692" w14:paraId="26C43B82" w14:textId="77777777" w:rsidTr="00FE6692">
        <w:tc>
          <w:tcPr>
            <w:tcW w:w="1932" w:type="dxa"/>
            <w:tcBorders>
              <w:top w:val="single" w:sz="4" w:space="0" w:color="auto"/>
              <w:left w:val="single" w:sz="4" w:space="0" w:color="auto"/>
              <w:bottom w:val="single" w:sz="4" w:space="0" w:color="auto"/>
              <w:right w:val="single" w:sz="4" w:space="0" w:color="auto"/>
            </w:tcBorders>
            <w:hideMark/>
          </w:tcPr>
          <w:p w14:paraId="02A7AECD" w14:textId="77777777" w:rsidR="00FE6692" w:rsidRPr="00FE6692" w:rsidRDefault="00FE6692" w:rsidP="00857B44">
            <w:r w:rsidRPr="00FE6692">
              <w:t>0.1</w:t>
            </w:r>
          </w:p>
        </w:tc>
        <w:tc>
          <w:tcPr>
            <w:tcW w:w="1874" w:type="dxa"/>
            <w:tcBorders>
              <w:top w:val="single" w:sz="4" w:space="0" w:color="auto"/>
              <w:left w:val="single" w:sz="4" w:space="0" w:color="auto"/>
              <w:bottom w:val="single" w:sz="4" w:space="0" w:color="auto"/>
              <w:right w:val="single" w:sz="4" w:space="0" w:color="auto"/>
            </w:tcBorders>
            <w:hideMark/>
          </w:tcPr>
          <w:p w14:paraId="75E9A0BF" w14:textId="77777777" w:rsidR="00FE6692" w:rsidRPr="00FE6692" w:rsidRDefault="00FE6692" w:rsidP="00857B44">
            <w:r w:rsidRPr="00FE6692">
              <w:t>Draft</w:t>
            </w:r>
          </w:p>
        </w:tc>
        <w:tc>
          <w:tcPr>
            <w:tcW w:w="1907" w:type="dxa"/>
            <w:tcBorders>
              <w:top w:val="single" w:sz="4" w:space="0" w:color="auto"/>
              <w:left w:val="single" w:sz="4" w:space="0" w:color="auto"/>
              <w:bottom w:val="single" w:sz="4" w:space="0" w:color="auto"/>
              <w:right w:val="single" w:sz="4" w:space="0" w:color="auto"/>
            </w:tcBorders>
            <w:hideMark/>
          </w:tcPr>
          <w:p w14:paraId="1EC8BB06" w14:textId="0107CEC9" w:rsidR="00FE6692" w:rsidRPr="00FE6692" w:rsidRDefault="00FE6692" w:rsidP="00857B44">
            <w:r>
              <w:t>Samantha Iacob</w:t>
            </w:r>
          </w:p>
        </w:tc>
        <w:tc>
          <w:tcPr>
            <w:tcW w:w="1553" w:type="dxa"/>
            <w:tcBorders>
              <w:top w:val="single" w:sz="4" w:space="0" w:color="auto"/>
              <w:left w:val="single" w:sz="4" w:space="0" w:color="auto"/>
              <w:bottom w:val="single" w:sz="4" w:space="0" w:color="auto"/>
              <w:right w:val="single" w:sz="4" w:space="0" w:color="auto"/>
            </w:tcBorders>
            <w:hideMark/>
          </w:tcPr>
          <w:p w14:paraId="15BB947F" w14:textId="77777777" w:rsidR="00FE6692" w:rsidRPr="00FE6692" w:rsidRDefault="00FE6692" w:rsidP="00857B44">
            <w:r w:rsidRPr="00FE6692">
              <w:t>Draft</w:t>
            </w:r>
          </w:p>
        </w:tc>
        <w:tc>
          <w:tcPr>
            <w:tcW w:w="1750" w:type="dxa"/>
            <w:tcBorders>
              <w:top w:val="single" w:sz="4" w:space="0" w:color="auto"/>
              <w:left w:val="single" w:sz="4" w:space="0" w:color="auto"/>
              <w:bottom w:val="single" w:sz="4" w:space="0" w:color="auto"/>
              <w:right w:val="single" w:sz="4" w:space="0" w:color="auto"/>
            </w:tcBorders>
            <w:hideMark/>
          </w:tcPr>
          <w:p w14:paraId="583C9245" w14:textId="4F50C5A3" w:rsidR="00FE6692" w:rsidRPr="00FE6692" w:rsidRDefault="00FE6692" w:rsidP="00857B44">
            <w:r>
              <w:t>Initial rough</w:t>
            </w:r>
            <w:r w:rsidRPr="00FE6692">
              <w:t xml:space="preserve"> </w:t>
            </w:r>
          </w:p>
        </w:tc>
      </w:tr>
    </w:tbl>
    <w:p w14:paraId="7EA1CE5B" w14:textId="3BCA5F16" w:rsidR="00070BD3" w:rsidRDefault="00070BD3" w:rsidP="00857B44"/>
    <w:p w14:paraId="3615324A" w14:textId="77777777" w:rsidR="009F1230" w:rsidRDefault="009F1230" w:rsidP="009F1230">
      <w:pPr>
        <w:pStyle w:val="Heading1"/>
      </w:pPr>
      <w:bookmarkStart w:id="1" w:name="_Toc230104698"/>
      <w:r>
        <w:t>Model Version Information</w:t>
      </w:r>
      <w:bookmarkEnd w:id="1"/>
    </w:p>
    <w:p w14:paraId="57959BBB" w14:textId="67B80C97" w:rsidR="009F1230" w:rsidRDefault="009F1230" w:rsidP="009F1230">
      <w:r>
        <w:t>This document and its illustrations are based on the ONS Metadata Model version 1.3</w:t>
      </w:r>
      <w:r w:rsidR="00CC4511">
        <w:t>.1</w:t>
      </w:r>
      <w:r>
        <w:t xml:space="preserve"> (released </w:t>
      </w:r>
      <w:r w:rsidR="00CC4511">
        <w:t>19</w:t>
      </w:r>
      <w:r>
        <w:t xml:space="preserve"> May 2026). As the model is in early development some class and property names may differ between this document and the live model, however the information about how the model works overall is unlikely to change greatly between updates. This document will be revised as the model is expanded.</w:t>
      </w:r>
    </w:p>
    <w:p w14:paraId="1F10E74F" w14:textId="77777777" w:rsidR="00F45FB3" w:rsidRDefault="0182870C" w:rsidP="009F1230">
      <w:r>
        <w:t xml:space="preserve">For the latest version of this model please refer to the model’s </w:t>
      </w:r>
      <w:hyperlink r:id="rId6">
        <w:r w:rsidRPr="0182870C">
          <w:rPr>
            <w:rStyle w:val="Hyperlink"/>
          </w:rPr>
          <w:t>GitHub repository</w:t>
        </w:r>
      </w:hyperlink>
      <w:r>
        <w:t>.</w:t>
      </w:r>
      <w:r w:rsidR="00FC6764">
        <w:t xml:space="preserve"> It is currently </w:t>
      </w:r>
      <w:hyperlink r:id="rId7" w:history="1">
        <w:r w:rsidR="00FC6764" w:rsidRPr="005B6F06">
          <w:rPr>
            <w:rStyle w:val="Hyperlink"/>
          </w:rPr>
          <w:t>mirrored on SharePoint</w:t>
        </w:r>
      </w:hyperlink>
      <w:r w:rsidR="00FC6764">
        <w:t xml:space="preserve"> though in the longer term </w:t>
      </w:r>
      <w:r w:rsidR="007F5320">
        <w:t>GitHub will become the only place this is updated.</w:t>
      </w:r>
      <w:r w:rsidR="00B66B99">
        <w:t xml:space="preserve"> </w:t>
      </w:r>
    </w:p>
    <w:p w14:paraId="55C9684E" w14:textId="34B246BF" w:rsidR="00302660" w:rsidRDefault="008D7DD8" w:rsidP="009F1230">
      <w:r>
        <w:t xml:space="preserve">It’s strongly recommended you </w:t>
      </w:r>
      <w:r w:rsidR="001C72D0">
        <w:t xml:space="preserve">register </w:t>
      </w:r>
      <w:r w:rsidR="00B7127C">
        <w:t>with the ONS organisation on GitHu</w:t>
      </w:r>
      <w:r w:rsidR="005909AB">
        <w:t>b</w:t>
      </w:r>
      <w:r w:rsidR="00FE3520">
        <w:t xml:space="preserve"> for access to this repository and many others</w:t>
      </w:r>
      <w:r w:rsidR="005909AB">
        <w:t xml:space="preserve">. </w:t>
      </w:r>
      <w:r w:rsidR="000E46B9">
        <w:t>For instructions on</w:t>
      </w:r>
      <w:r w:rsidR="005909AB">
        <w:t xml:space="preserve"> this </w:t>
      </w:r>
      <w:r w:rsidR="005307BB">
        <w:t xml:space="preserve">please refer to this </w:t>
      </w:r>
      <w:hyperlink r:id="rId8" w:history="1">
        <w:r w:rsidR="005307BB" w:rsidRPr="000E46B9">
          <w:rPr>
            <w:rStyle w:val="Hyperlink"/>
          </w:rPr>
          <w:t>ServiceNow page</w:t>
        </w:r>
      </w:hyperlink>
      <w:r w:rsidR="00302660">
        <w:t>:</w:t>
      </w:r>
    </w:p>
    <w:p w14:paraId="5DAE9B58" w14:textId="2AB34AAF" w:rsidR="00070BD3" w:rsidRPr="00302660" w:rsidRDefault="00302660" w:rsidP="009F1230">
      <w:pPr>
        <w:rPr>
          <w:rStyle w:val="Emphasis"/>
        </w:rPr>
      </w:pPr>
      <w:r w:rsidRPr="00302660">
        <w:rPr>
          <w:rStyle w:val="Emphasis"/>
        </w:rPr>
        <w:t>(I Want Something -&gt; 04 - Software, Applications &amp; Platforms -&gt; GitHub)</w:t>
      </w:r>
      <w:r w:rsidR="009F1230" w:rsidRPr="00302660">
        <w:rPr>
          <w:rStyle w:val="Emphasis"/>
        </w:rPr>
        <w:br w:type="page"/>
      </w:r>
    </w:p>
    <w:p w14:paraId="73D13425" w14:textId="77777777" w:rsidR="00FE6692" w:rsidRDefault="00FE6692" w:rsidP="00857B44"/>
    <w:sdt>
      <w:sdtPr>
        <w:rPr>
          <w:rFonts w:asciiTheme="minorHAnsi" w:eastAsiaTheme="minorEastAsia" w:hAnsiTheme="minorHAnsi" w:cstheme="minorBidi"/>
          <w:color w:val="auto"/>
          <w:kern w:val="2"/>
          <w:sz w:val="22"/>
          <w:szCs w:val="22"/>
          <w:lang w:val="en-GB"/>
          <w14:ligatures w14:val="standardContextual"/>
        </w:rPr>
        <w:id w:val="-1097636322"/>
        <w:docPartObj>
          <w:docPartGallery w:val="Table of Contents"/>
          <w:docPartUnique/>
        </w:docPartObj>
      </w:sdtPr>
      <w:sdtEndPr/>
      <w:sdtContent>
        <w:p w14:paraId="055DBA42" w14:textId="0A66C13A" w:rsidR="00FE6692" w:rsidRDefault="00FE6692" w:rsidP="00857B44">
          <w:pPr>
            <w:pStyle w:val="TOCHeading"/>
          </w:pPr>
          <w:r>
            <w:t>Table of Contents</w:t>
          </w:r>
        </w:p>
        <w:p w14:paraId="576C529F" w14:textId="030E80AF" w:rsidR="006E5B6E" w:rsidRDefault="00FE6692">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30104697" w:history="1">
            <w:r w:rsidR="006E5B6E" w:rsidRPr="00520E50">
              <w:rPr>
                <w:rStyle w:val="Hyperlink"/>
                <w:noProof/>
              </w:rPr>
              <w:t>Governance</w:t>
            </w:r>
            <w:r w:rsidR="006E5B6E">
              <w:rPr>
                <w:noProof/>
                <w:webHidden/>
              </w:rPr>
              <w:tab/>
            </w:r>
            <w:r w:rsidR="006E5B6E">
              <w:rPr>
                <w:noProof/>
                <w:webHidden/>
              </w:rPr>
              <w:fldChar w:fldCharType="begin"/>
            </w:r>
            <w:r w:rsidR="006E5B6E">
              <w:rPr>
                <w:noProof/>
                <w:webHidden/>
              </w:rPr>
              <w:instrText xml:space="preserve"> PAGEREF _Toc230104697 \h </w:instrText>
            </w:r>
            <w:r w:rsidR="006E5B6E">
              <w:rPr>
                <w:noProof/>
                <w:webHidden/>
              </w:rPr>
            </w:r>
            <w:r w:rsidR="006E5B6E">
              <w:rPr>
                <w:noProof/>
                <w:webHidden/>
              </w:rPr>
              <w:fldChar w:fldCharType="separate"/>
            </w:r>
            <w:r w:rsidR="006E5B6E">
              <w:rPr>
                <w:noProof/>
                <w:webHidden/>
              </w:rPr>
              <w:t>1</w:t>
            </w:r>
            <w:r w:rsidR="006E5B6E">
              <w:rPr>
                <w:noProof/>
                <w:webHidden/>
              </w:rPr>
              <w:fldChar w:fldCharType="end"/>
            </w:r>
          </w:hyperlink>
        </w:p>
        <w:p w14:paraId="71AA8384" w14:textId="5B5FF098" w:rsidR="006E5B6E" w:rsidRDefault="006E5B6E">
          <w:pPr>
            <w:pStyle w:val="TOC1"/>
            <w:tabs>
              <w:tab w:val="right" w:leader="dot" w:pos="9016"/>
            </w:tabs>
            <w:rPr>
              <w:rFonts w:eastAsiaTheme="minorEastAsia"/>
              <w:noProof/>
              <w:sz w:val="24"/>
              <w:szCs w:val="24"/>
              <w:lang w:eastAsia="en-GB"/>
            </w:rPr>
          </w:pPr>
          <w:hyperlink w:anchor="_Toc230104698" w:history="1">
            <w:r w:rsidRPr="00520E50">
              <w:rPr>
                <w:rStyle w:val="Hyperlink"/>
                <w:noProof/>
              </w:rPr>
              <w:t>Model Version Information</w:t>
            </w:r>
            <w:r>
              <w:rPr>
                <w:noProof/>
                <w:webHidden/>
              </w:rPr>
              <w:tab/>
            </w:r>
            <w:r>
              <w:rPr>
                <w:noProof/>
                <w:webHidden/>
              </w:rPr>
              <w:fldChar w:fldCharType="begin"/>
            </w:r>
            <w:r>
              <w:rPr>
                <w:noProof/>
                <w:webHidden/>
              </w:rPr>
              <w:instrText xml:space="preserve"> PAGEREF _Toc230104698 \h </w:instrText>
            </w:r>
            <w:r>
              <w:rPr>
                <w:noProof/>
                <w:webHidden/>
              </w:rPr>
            </w:r>
            <w:r>
              <w:rPr>
                <w:noProof/>
                <w:webHidden/>
              </w:rPr>
              <w:fldChar w:fldCharType="separate"/>
            </w:r>
            <w:r>
              <w:rPr>
                <w:noProof/>
                <w:webHidden/>
              </w:rPr>
              <w:t>1</w:t>
            </w:r>
            <w:r>
              <w:rPr>
                <w:noProof/>
                <w:webHidden/>
              </w:rPr>
              <w:fldChar w:fldCharType="end"/>
            </w:r>
          </w:hyperlink>
        </w:p>
        <w:p w14:paraId="3584430F" w14:textId="63250139" w:rsidR="006E5B6E" w:rsidRDefault="006E5B6E">
          <w:pPr>
            <w:pStyle w:val="TOC1"/>
            <w:tabs>
              <w:tab w:val="right" w:leader="dot" w:pos="9016"/>
            </w:tabs>
            <w:rPr>
              <w:rFonts w:eastAsiaTheme="minorEastAsia"/>
              <w:noProof/>
              <w:sz w:val="24"/>
              <w:szCs w:val="24"/>
              <w:lang w:eastAsia="en-GB"/>
            </w:rPr>
          </w:pPr>
          <w:hyperlink w:anchor="_Toc230104699" w:history="1">
            <w:r w:rsidRPr="00520E50">
              <w:rPr>
                <w:rStyle w:val="Hyperlink"/>
                <w:noProof/>
              </w:rPr>
              <w:t>Executive Summary</w:t>
            </w:r>
            <w:r>
              <w:rPr>
                <w:noProof/>
                <w:webHidden/>
              </w:rPr>
              <w:tab/>
            </w:r>
            <w:r>
              <w:rPr>
                <w:noProof/>
                <w:webHidden/>
              </w:rPr>
              <w:fldChar w:fldCharType="begin"/>
            </w:r>
            <w:r>
              <w:rPr>
                <w:noProof/>
                <w:webHidden/>
              </w:rPr>
              <w:instrText xml:space="preserve"> PAGEREF _Toc230104699 \h </w:instrText>
            </w:r>
            <w:r>
              <w:rPr>
                <w:noProof/>
                <w:webHidden/>
              </w:rPr>
            </w:r>
            <w:r>
              <w:rPr>
                <w:noProof/>
                <w:webHidden/>
              </w:rPr>
              <w:fldChar w:fldCharType="separate"/>
            </w:r>
            <w:r>
              <w:rPr>
                <w:noProof/>
                <w:webHidden/>
              </w:rPr>
              <w:t>3</w:t>
            </w:r>
            <w:r>
              <w:rPr>
                <w:noProof/>
                <w:webHidden/>
              </w:rPr>
              <w:fldChar w:fldCharType="end"/>
            </w:r>
          </w:hyperlink>
        </w:p>
        <w:p w14:paraId="2E0D63B4" w14:textId="0ACB8408" w:rsidR="006E5B6E" w:rsidRDefault="006E5B6E">
          <w:pPr>
            <w:pStyle w:val="TOC2"/>
            <w:tabs>
              <w:tab w:val="right" w:leader="dot" w:pos="9016"/>
            </w:tabs>
            <w:rPr>
              <w:rFonts w:eastAsiaTheme="minorEastAsia"/>
              <w:noProof/>
              <w:sz w:val="24"/>
              <w:szCs w:val="24"/>
              <w:lang w:eastAsia="en-GB"/>
            </w:rPr>
          </w:pPr>
          <w:hyperlink w:anchor="_Toc230104700" w:history="1">
            <w:r w:rsidRPr="00520E50">
              <w:rPr>
                <w:rStyle w:val="Hyperlink"/>
                <w:noProof/>
              </w:rPr>
              <w:t>Introduction</w:t>
            </w:r>
            <w:r>
              <w:rPr>
                <w:noProof/>
                <w:webHidden/>
              </w:rPr>
              <w:tab/>
            </w:r>
            <w:r>
              <w:rPr>
                <w:noProof/>
                <w:webHidden/>
              </w:rPr>
              <w:fldChar w:fldCharType="begin"/>
            </w:r>
            <w:r>
              <w:rPr>
                <w:noProof/>
                <w:webHidden/>
              </w:rPr>
              <w:instrText xml:space="preserve"> PAGEREF _Toc230104700 \h </w:instrText>
            </w:r>
            <w:r>
              <w:rPr>
                <w:noProof/>
                <w:webHidden/>
              </w:rPr>
            </w:r>
            <w:r>
              <w:rPr>
                <w:noProof/>
                <w:webHidden/>
              </w:rPr>
              <w:fldChar w:fldCharType="separate"/>
            </w:r>
            <w:r>
              <w:rPr>
                <w:noProof/>
                <w:webHidden/>
              </w:rPr>
              <w:t>3</w:t>
            </w:r>
            <w:r>
              <w:rPr>
                <w:noProof/>
                <w:webHidden/>
              </w:rPr>
              <w:fldChar w:fldCharType="end"/>
            </w:r>
          </w:hyperlink>
        </w:p>
        <w:p w14:paraId="52B6AE48" w14:textId="34993E23" w:rsidR="006E5B6E" w:rsidRDefault="006E5B6E">
          <w:pPr>
            <w:pStyle w:val="TOC1"/>
            <w:tabs>
              <w:tab w:val="right" w:leader="dot" w:pos="9016"/>
            </w:tabs>
            <w:rPr>
              <w:rFonts w:eastAsiaTheme="minorEastAsia"/>
              <w:noProof/>
              <w:sz w:val="24"/>
              <w:szCs w:val="24"/>
              <w:lang w:eastAsia="en-GB"/>
            </w:rPr>
          </w:pPr>
          <w:hyperlink w:anchor="_Toc230104701" w:history="1">
            <w:r w:rsidRPr="00520E50">
              <w:rPr>
                <w:rStyle w:val="Hyperlink"/>
                <w:noProof/>
              </w:rPr>
              <w:t>Purpose</w:t>
            </w:r>
            <w:r>
              <w:rPr>
                <w:noProof/>
                <w:webHidden/>
              </w:rPr>
              <w:tab/>
            </w:r>
            <w:r>
              <w:rPr>
                <w:noProof/>
                <w:webHidden/>
              </w:rPr>
              <w:fldChar w:fldCharType="begin"/>
            </w:r>
            <w:r>
              <w:rPr>
                <w:noProof/>
                <w:webHidden/>
              </w:rPr>
              <w:instrText xml:space="preserve"> PAGEREF _Toc230104701 \h </w:instrText>
            </w:r>
            <w:r>
              <w:rPr>
                <w:noProof/>
                <w:webHidden/>
              </w:rPr>
            </w:r>
            <w:r>
              <w:rPr>
                <w:noProof/>
                <w:webHidden/>
              </w:rPr>
              <w:fldChar w:fldCharType="separate"/>
            </w:r>
            <w:r>
              <w:rPr>
                <w:noProof/>
                <w:webHidden/>
              </w:rPr>
              <w:t>4</w:t>
            </w:r>
            <w:r>
              <w:rPr>
                <w:noProof/>
                <w:webHidden/>
              </w:rPr>
              <w:fldChar w:fldCharType="end"/>
            </w:r>
          </w:hyperlink>
        </w:p>
        <w:p w14:paraId="4548DB58" w14:textId="516DBE7B" w:rsidR="006E5B6E" w:rsidRDefault="006E5B6E">
          <w:pPr>
            <w:pStyle w:val="TOC1"/>
            <w:tabs>
              <w:tab w:val="right" w:leader="dot" w:pos="9016"/>
            </w:tabs>
            <w:rPr>
              <w:rFonts w:eastAsiaTheme="minorEastAsia"/>
              <w:noProof/>
              <w:sz w:val="24"/>
              <w:szCs w:val="24"/>
              <w:lang w:eastAsia="en-GB"/>
            </w:rPr>
          </w:pPr>
          <w:hyperlink w:anchor="_Toc230104702" w:history="1">
            <w:r w:rsidRPr="00520E50">
              <w:rPr>
                <w:rStyle w:val="Hyperlink"/>
                <w:noProof/>
              </w:rPr>
              <w:t>Audience</w:t>
            </w:r>
            <w:r>
              <w:rPr>
                <w:noProof/>
                <w:webHidden/>
              </w:rPr>
              <w:tab/>
            </w:r>
            <w:r>
              <w:rPr>
                <w:noProof/>
                <w:webHidden/>
              </w:rPr>
              <w:fldChar w:fldCharType="begin"/>
            </w:r>
            <w:r>
              <w:rPr>
                <w:noProof/>
                <w:webHidden/>
              </w:rPr>
              <w:instrText xml:space="preserve"> PAGEREF _Toc230104702 \h </w:instrText>
            </w:r>
            <w:r>
              <w:rPr>
                <w:noProof/>
                <w:webHidden/>
              </w:rPr>
            </w:r>
            <w:r>
              <w:rPr>
                <w:noProof/>
                <w:webHidden/>
              </w:rPr>
              <w:fldChar w:fldCharType="separate"/>
            </w:r>
            <w:r>
              <w:rPr>
                <w:noProof/>
                <w:webHidden/>
              </w:rPr>
              <w:t>4</w:t>
            </w:r>
            <w:r>
              <w:rPr>
                <w:noProof/>
                <w:webHidden/>
              </w:rPr>
              <w:fldChar w:fldCharType="end"/>
            </w:r>
          </w:hyperlink>
        </w:p>
        <w:p w14:paraId="17139AFC" w14:textId="52982597" w:rsidR="006E5B6E" w:rsidRDefault="006E5B6E">
          <w:pPr>
            <w:pStyle w:val="TOC1"/>
            <w:tabs>
              <w:tab w:val="right" w:leader="dot" w:pos="9016"/>
            </w:tabs>
            <w:rPr>
              <w:rFonts w:eastAsiaTheme="minorEastAsia"/>
              <w:noProof/>
              <w:sz w:val="24"/>
              <w:szCs w:val="24"/>
              <w:lang w:eastAsia="en-GB"/>
            </w:rPr>
          </w:pPr>
          <w:hyperlink w:anchor="_Toc230104703" w:history="1">
            <w:r w:rsidRPr="00520E50">
              <w:rPr>
                <w:rStyle w:val="Hyperlink"/>
                <w:noProof/>
              </w:rPr>
              <w:t>Terminology</w:t>
            </w:r>
            <w:r>
              <w:rPr>
                <w:noProof/>
                <w:webHidden/>
              </w:rPr>
              <w:tab/>
            </w:r>
            <w:r>
              <w:rPr>
                <w:noProof/>
                <w:webHidden/>
              </w:rPr>
              <w:fldChar w:fldCharType="begin"/>
            </w:r>
            <w:r>
              <w:rPr>
                <w:noProof/>
                <w:webHidden/>
              </w:rPr>
              <w:instrText xml:space="preserve"> PAGEREF _Toc230104703 \h </w:instrText>
            </w:r>
            <w:r>
              <w:rPr>
                <w:noProof/>
                <w:webHidden/>
              </w:rPr>
            </w:r>
            <w:r>
              <w:rPr>
                <w:noProof/>
                <w:webHidden/>
              </w:rPr>
              <w:fldChar w:fldCharType="separate"/>
            </w:r>
            <w:r>
              <w:rPr>
                <w:noProof/>
                <w:webHidden/>
              </w:rPr>
              <w:t>5</w:t>
            </w:r>
            <w:r>
              <w:rPr>
                <w:noProof/>
                <w:webHidden/>
              </w:rPr>
              <w:fldChar w:fldCharType="end"/>
            </w:r>
          </w:hyperlink>
        </w:p>
        <w:p w14:paraId="662D6B1E" w14:textId="036B57A6" w:rsidR="006E5B6E" w:rsidRDefault="006E5B6E">
          <w:pPr>
            <w:pStyle w:val="TOC1"/>
            <w:tabs>
              <w:tab w:val="right" w:leader="dot" w:pos="9016"/>
            </w:tabs>
            <w:rPr>
              <w:rFonts w:eastAsiaTheme="minorEastAsia"/>
              <w:noProof/>
              <w:sz w:val="24"/>
              <w:szCs w:val="24"/>
              <w:lang w:eastAsia="en-GB"/>
            </w:rPr>
          </w:pPr>
          <w:hyperlink w:anchor="_Toc230104704" w:history="1">
            <w:r w:rsidRPr="00520E50">
              <w:rPr>
                <w:rStyle w:val="Hyperlink"/>
                <w:noProof/>
              </w:rPr>
              <w:t>Components</w:t>
            </w:r>
            <w:r>
              <w:rPr>
                <w:noProof/>
                <w:webHidden/>
              </w:rPr>
              <w:tab/>
            </w:r>
            <w:r>
              <w:rPr>
                <w:noProof/>
                <w:webHidden/>
              </w:rPr>
              <w:fldChar w:fldCharType="begin"/>
            </w:r>
            <w:r>
              <w:rPr>
                <w:noProof/>
                <w:webHidden/>
              </w:rPr>
              <w:instrText xml:space="preserve"> PAGEREF _Toc230104704 \h </w:instrText>
            </w:r>
            <w:r>
              <w:rPr>
                <w:noProof/>
                <w:webHidden/>
              </w:rPr>
            </w:r>
            <w:r>
              <w:rPr>
                <w:noProof/>
                <w:webHidden/>
              </w:rPr>
              <w:fldChar w:fldCharType="separate"/>
            </w:r>
            <w:r>
              <w:rPr>
                <w:noProof/>
                <w:webHidden/>
              </w:rPr>
              <w:t>5</w:t>
            </w:r>
            <w:r>
              <w:rPr>
                <w:noProof/>
                <w:webHidden/>
              </w:rPr>
              <w:fldChar w:fldCharType="end"/>
            </w:r>
          </w:hyperlink>
        </w:p>
        <w:p w14:paraId="7773593A" w14:textId="64A6AEFF" w:rsidR="006E5B6E" w:rsidRDefault="006E5B6E">
          <w:pPr>
            <w:pStyle w:val="TOC2"/>
            <w:tabs>
              <w:tab w:val="right" w:leader="dot" w:pos="9016"/>
            </w:tabs>
            <w:rPr>
              <w:rFonts w:eastAsiaTheme="minorEastAsia"/>
              <w:noProof/>
              <w:sz w:val="24"/>
              <w:szCs w:val="24"/>
              <w:lang w:eastAsia="en-GB"/>
            </w:rPr>
          </w:pPr>
          <w:hyperlink w:anchor="_Toc230104705" w:history="1">
            <w:r w:rsidRPr="00520E50">
              <w:rPr>
                <w:rStyle w:val="Hyperlink"/>
                <w:noProof/>
              </w:rPr>
              <w:t>Conceptual Metadata Model</w:t>
            </w:r>
            <w:r>
              <w:rPr>
                <w:noProof/>
                <w:webHidden/>
              </w:rPr>
              <w:tab/>
            </w:r>
            <w:r>
              <w:rPr>
                <w:noProof/>
                <w:webHidden/>
              </w:rPr>
              <w:fldChar w:fldCharType="begin"/>
            </w:r>
            <w:r>
              <w:rPr>
                <w:noProof/>
                <w:webHidden/>
              </w:rPr>
              <w:instrText xml:space="preserve"> PAGEREF _Toc230104705 \h </w:instrText>
            </w:r>
            <w:r>
              <w:rPr>
                <w:noProof/>
                <w:webHidden/>
              </w:rPr>
            </w:r>
            <w:r>
              <w:rPr>
                <w:noProof/>
                <w:webHidden/>
              </w:rPr>
              <w:fldChar w:fldCharType="separate"/>
            </w:r>
            <w:r>
              <w:rPr>
                <w:noProof/>
                <w:webHidden/>
              </w:rPr>
              <w:t>6</w:t>
            </w:r>
            <w:r>
              <w:rPr>
                <w:noProof/>
                <w:webHidden/>
              </w:rPr>
              <w:fldChar w:fldCharType="end"/>
            </w:r>
          </w:hyperlink>
        </w:p>
        <w:p w14:paraId="1F330587" w14:textId="7BCA60AC" w:rsidR="006E5B6E" w:rsidRDefault="006E5B6E">
          <w:pPr>
            <w:pStyle w:val="TOC3"/>
            <w:tabs>
              <w:tab w:val="right" w:leader="dot" w:pos="9016"/>
            </w:tabs>
            <w:rPr>
              <w:rFonts w:eastAsiaTheme="minorEastAsia"/>
              <w:noProof/>
              <w:sz w:val="24"/>
              <w:szCs w:val="24"/>
              <w:lang w:eastAsia="en-GB"/>
            </w:rPr>
          </w:pPr>
          <w:hyperlink w:anchor="_Toc230104706" w:history="1">
            <w:r w:rsidRPr="00520E50">
              <w:rPr>
                <w:rStyle w:val="Hyperlink"/>
                <w:noProof/>
              </w:rPr>
              <w:t>Core concepts</w:t>
            </w:r>
            <w:r>
              <w:rPr>
                <w:noProof/>
                <w:webHidden/>
              </w:rPr>
              <w:tab/>
            </w:r>
            <w:r>
              <w:rPr>
                <w:noProof/>
                <w:webHidden/>
              </w:rPr>
              <w:fldChar w:fldCharType="begin"/>
            </w:r>
            <w:r>
              <w:rPr>
                <w:noProof/>
                <w:webHidden/>
              </w:rPr>
              <w:instrText xml:space="preserve"> PAGEREF _Toc230104706 \h </w:instrText>
            </w:r>
            <w:r>
              <w:rPr>
                <w:noProof/>
                <w:webHidden/>
              </w:rPr>
            </w:r>
            <w:r>
              <w:rPr>
                <w:noProof/>
                <w:webHidden/>
              </w:rPr>
              <w:fldChar w:fldCharType="separate"/>
            </w:r>
            <w:r>
              <w:rPr>
                <w:noProof/>
                <w:webHidden/>
              </w:rPr>
              <w:t>7</w:t>
            </w:r>
            <w:r>
              <w:rPr>
                <w:noProof/>
                <w:webHidden/>
              </w:rPr>
              <w:fldChar w:fldCharType="end"/>
            </w:r>
          </w:hyperlink>
        </w:p>
        <w:p w14:paraId="0367BE79" w14:textId="764F29B2" w:rsidR="006E5B6E" w:rsidRDefault="006E5B6E">
          <w:pPr>
            <w:pStyle w:val="TOC2"/>
            <w:tabs>
              <w:tab w:val="right" w:leader="dot" w:pos="9016"/>
            </w:tabs>
            <w:rPr>
              <w:rFonts w:eastAsiaTheme="minorEastAsia"/>
              <w:noProof/>
              <w:sz w:val="24"/>
              <w:szCs w:val="24"/>
              <w:lang w:eastAsia="en-GB"/>
            </w:rPr>
          </w:pPr>
          <w:hyperlink w:anchor="_Toc230104707" w:history="1">
            <w:r w:rsidRPr="00520E50">
              <w:rPr>
                <w:rStyle w:val="Hyperlink"/>
                <w:noProof/>
              </w:rPr>
              <w:t>Logical Metadata Model</w:t>
            </w:r>
            <w:r>
              <w:rPr>
                <w:noProof/>
                <w:webHidden/>
              </w:rPr>
              <w:tab/>
            </w:r>
            <w:r>
              <w:rPr>
                <w:noProof/>
                <w:webHidden/>
              </w:rPr>
              <w:fldChar w:fldCharType="begin"/>
            </w:r>
            <w:r>
              <w:rPr>
                <w:noProof/>
                <w:webHidden/>
              </w:rPr>
              <w:instrText xml:space="preserve"> PAGEREF _Toc230104707 \h </w:instrText>
            </w:r>
            <w:r>
              <w:rPr>
                <w:noProof/>
                <w:webHidden/>
              </w:rPr>
            </w:r>
            <w:r>
              <w:rPr>
                <w:noProof/>
                <w:webHidden/>
              </w:rPr>
              <w:fldChar w:fldCharType="separate"/>
            </w:r>
            <w:r>
              <w:rPr>
                <w:noProof/>
                <w:webHidden/>
              </w:rPr>
              <w:t>7</w:t>
            </w:r>
            <w:r>
              <w:rPr>
                <w:noProof/>
                <w:webHidden/>
              </w:rPr>
              <w:fldChar w:fldCharType="end"/>
            </w:r>
          </w:hyperlink>
        </w:p>
        <w:p w14:paraId="3E02E4CD" w14:textId="4804A966" w:rsidR="006E5B6E" w:rsidRDefault="006E5B6E">
          <w:pPr>
            <w:pStyle w:val="TOC3"/>
            <w:tabs>
              <w:tab w:val="right" w:leader="dot" w:pos="9016"/>
            </w:tabs>
            <w:rPr>
              <w:rFonts w:eastAsiaTheme="minorEastAsia"/>
              <w:noProof/>
              <w:sz w:val="24"/>
              <w:szCs w:val="24"/>
              <w:lang w:eastAsia="en-GB"/>
            </w:rPr>
          </w:pPr>
          <w:hyperlink w:anchor="_Toc230104708" w:history="1">
            <w:r w:rsidRPr="00520E50">
              <w:rPr>
                <w:rStyle w:val="Hyperlink"/>
                <w:noProof/>
              </w:rPr>
              <w:t>Explanation of key classes</w:t>
            </w:r>
            <w:r>
              <w:rPr>
                <w:noProof/>
                <w:webHidden/>
              </w:rPr>
              <w:tab/>
            </w:r>
            <w:r>
              <w:rPr>
                <w:noProof/>
                <w:webHidden/>
              </w:rPr>
              <w:fldChar w:fldCharType="begin"/>
            </w:r>
            <w:r>
              <w:rPr>
                <w:noProof/>
                <w:webHidden/>
              </w:rPr>
              <w:instrText xml:space="preserve"> PAGEREF _Toc230104708 \h </w:instrText>
            </w:r>
            <w:r>
              <w:rPr>
                <w:noProof/>
                <w:webHidden/>
              </w:rPr>
            </w:r>
            <w:r>
              <w:rPr>
                <w:noProof/>
                <w:webHidden/>
              </w:rPr>
              <w:fldChar w:fldCharType="separate"/>
            </w:r>
            <w:r>
              <w:rPr>
                <w:noProof/>
                <w:webHidden/>
              </w:rPr>
              <w:t>9</w:t>
            </w:r>
            <w:r>
              <w:rPr>
                <w:noProof/>
                <w:webHidden/>
              </w:rPr>
              <w:fldChar w:fldCharType="end"/>
            </w:r>
          </w:hyperlink>
        </w:p>
        <w:p w14:paraId="101052D5" w14:textId="3517CB68" w:rsidR="006E5B6E" w:rsidRDefault="006E5B6E">
          <w:pPr>
            <w:pStyle w:val="TOC1"/>
            <w:tabs>
              <w:tab w:val="right" w:leader="dot" w:pos="9016"/>
            </w:tabs>
            <w:rPr>
              <w:rFonts w:eastAsiaTheme="minorEastAsia"/>
              <w:noProof/>
              <w:sz w:val="24"/>
              <w:szCs w:val="24"/>
              <w:lang w:eastAsia="en-GB"/>
            </w:rPr>
          </w:pPr>
          <w:hyperlink w:anchor="_Toc230104709" w:history="1">
            <w:r w:rsidRPr="00520E50">
              <w:rPr>
                <w:rStyle w:val="Hyperlink"/>
                <w:noProof/>
              </w:rPr>
              <w:t>Series</w:t>
            </w:r>
            <w:r>
              <w:rPr>
                <w:noProof/>
                <w:webHidden/>
              </w:rPr>
              <w:tab/>
            </w:r>
            <w:r>
              <w:rPr>
                <w:noProof/>
                <w:webHidden/>
              </w:rPr>
              <w:fldChar w:fldCharType="begin"/>
            </w:r>
            <w:r>
              <w:rPr>
                <w:noProof/>
                <w:webHidden/>
              </w:rPr>
              <w:instrText xml:space="preserve"> PAGEREF _Toc230104709 \h </w:instrText>
            </w:r>
            <w:r>
              <w:rPr>
                <w:noProof/>
                <w:webHidden/>
              </w:rPr>
            </w:r>
            <w:r>
              <w:rPr>
                <w:noProof/>
                <w:webHidden/>
              </w:rPr>
              <w:fldChar w:fldCharType="separate"/>
            </w:r>
            <w:r>
              <w:rPr>
                <w:noProof/>
                <w:webHidden/>
              </w:rPr>
              <w:t>10</w:t>
            </w:r>
            <w:r>
              <w:rPr>
                <w:noProof/>
                <w:webHidden/>
              </w:rPr>
              <w:fldChar w:fldCharType="end"/>
            </w:r>
          </w:hyperlink>
        </w:p>
        <w:p w14:paraId="5D467E5C" w14:textId="62359ECB" w:rsidR="006E5B6E" w:rsidRDefault="006E5B6E">
          <w:pPr>
            <w:pStyle w:val="TOC1"/>
            <w:tabs>
              <w:tab w:val="right" w:leader="dot" w:pos="9016"/>
            </w:tabs>
            <w:rPr>
              <w:rFonts w:eastAsiaTheme="minorEastAsia"/>
              <w:noProof/>
              <w:sz w:val="24"/>
              <w:szCs w:val="24"/>
              <w:lang w:eastAsia="en-GB"/>
            </w:rPr>
          </w:pPr>
          <w:hyperlink w:anchor="_Toc230104710" w:history="1">
            <w:r w:rsidRPr="00520E50">
              <w:rPr>
                <w:rStyle w:val="Hyperlink"/>
                <w:noProof/>
              </w:rPr>
              <w:t>Versioning</w:t>
            </w:r>
            <w:r>
              <w:rPr>
                <w:noProof/>
                <w:webHidden/>
              </w:rPr>
              <w:tab/>
            </w:r>
            <w:r>
              <w:rPr>
                <w:noProof/>
                <w:webHidden/>
              </w:rPr>
              <w:fldChar w:fldCharType="begin"/>
            </w:r>
            <w:r>
              <w:rPr>
                <w:noProof/>
                <w:webHidden/>
              </w:rPr>
              <w:instrText xml:space="preserve"> PAGEREF _Toc230104710 \h </w:instrText>
            </w:r>
            <w:r>
              <w:rPr>
                <w:noProof/>
                <w:webHidden/>
              </w:rPr>
            </w:r>
            <w:r>
              <w:rPr>
                <w:noProof/>
                <w:webHidden/>
              </w:rPr>
              <w:fldChar w:fldCharType="separate"/>
            </w:r>
            <w:r>
              <w:rPr>
                <w:noProof/>
                <w:webHidden/>
              </w:rPr>
              <w:t>11</w:t>
            </w:r>
            <w:r>
              <w:rPr>
                <w:noProof/>
                <w:webHidden/>
              </w:rPr>
              <w:fldChar w:fldCharType="end"/>
            </w:r>
          </w:hyperlink>
        </w:p>
        <w:p w14:paraId="746A661C" w14:textId="7E56376E" w:rsidR="006E5B6E" w:rsidRDefault="006E5B6E">
          <w:pPr>
            <w:pStyle w:val="TOC1"/>
            <w:tabs>
              <w:tab w:val="right" w:leader="dot" w:pos="9016"/>
            </w:tabs>
            <w:rPr>
              <w:rFonts w:eastAsiaTheme="minorEastAsia"/>
              <w:noProof/>
              <w:sz w:val="24"/>
              <w:szCs w:val="24"/>
              <w:lang w:eastAsia="en-GB"/>
            </w:rPr>
          </w:pPr>
          <w:hyperlink w:anchor="_Toc230104711" w:history="1">
            <w:r w:rsidRPr="00520E50">
              <w:rPr>
                <w:rStyle w:val="Hyperlink"/>
                <w:noProof/>
              </w:rPr>
              <w:t>Actors, Roles and Attribution</w:t>
            </w:r>
            <w:r>
              <w:rPr>
                <w:noProof/>
                <w:webHidden/>
              </w:rPr>
              <w:tab/>
            </w:r>
            <w:r>
              <w:rPr>
                <w:noProof/>
                <w:webHidden/>
              </w:rPr>
              <w:fldChar w:fldCharType="begin"/>
            </w:r>
            <w:r>
              <w:rPr>
                <w:noProof/>
                <w:webHidden/>
              </w:rPr>
              <w:instrText xml:space="preserve"> PAGEREF _Toc230104711 \h </w:instrText>
            </w:r>
            <w:r>
              <w:rPr>
                <w:noProof/>
                <w:webHidden/>
              </w:rPr>
            </w:r>
            <w:r>
              <w:rPr>
                <w:noProof/>
                <w:webHidden/>
              </w:rPr>
              <w:fldChar w:fldCharType="separate"/>
            </w:r>
            <w:r>
              <w:rPr>
                <w:noProof/>
                <w:webHidden/>
              </w:rPr>
              <w:t>12</w:t>
            </w:r>
            <w:r>
              <w:rPr>
                <w:noProof/>
                <w:webHidden/>
              </w:rPr>
              <w:fldChar w:fldCharType="end"/>
            </w:r>
          </w:hyperlink>
        </w:p>
        <w:p w14:paraId="30DC4672" w14:textId="369A16B6" w:rsidR="006E5B6E" w:rsidRDefault="006E5B6E">
          <w:pPr>
            <w:pStyle w:val="TOC1"/>
            <w:tabs>
              <w:tab w:val="right" w:leader="dot" w:pos="9016"/>
            </w:tabs>
            <w:rPr>
              <w:rFonts w:eastAsiaTheme="minorEastAsia"/>
              <w:noProof/>
              <w:sz w:val="24"/>
              <w:szCs w:val="24"/>
              <w:lang w:eastAsia="en-GB"/>
            </w:rPr>
          </w:pPr>
          <w:hyperlink w:anchor="_Toc230104712" w:history="1">
            <w:r w:rsidRPr="00520E50">
              <w:rPr>
                <w:rStyle w:val="Hyperlink"/>
                <w:noProof/>
              </w:rPr>
              <w:t>Next Steps</w:t>
            </w:r>
            <w:r>
              <w:rPr>
                <w:noProof/>
                <w:webHidden/>
              </w:rPr>
              <w:tab/>
            </w:r>
            <w:r>
              <w:rPr>
                <w:noProof/>
                <w:webHidden/>
              </w:rPr>
              <w:fldChar w:fldCharType="begin"/>
            </w:r>
            <w:r>
              <w:rPr>
                <w:noProof/>
                <w:webHidden/>
              </w:rPr>
              <w:instrText xml:space="preserve"> PAGEREF _Toc230104712 \h </w:instrText>
            </w:r>
            <w:r>
              <w:rPr>
                <w:noProof/>
                <w:webHidden/>
              </w:rPr>
            </w:r>
            <w:r>
              <w:rPr>
                <w:noProof/>
                <w:webHidden/>
              </w:rPr>
              <w:fldChar w:fldCharType="separate"/>
            </w:r>
            <w:r>
              <w:rPr>
                <w:noProof/>
                <w:webHidden/>
              </w:rPr>
              <w:t>12</w:t>
            </w:r>
            <w:r>
              <w:rPr>
                <w:noProof/>
                <w:webHidden/>
              </w:rPr>
              <w:fldChar w:fldCharType="end"/>
            </w:r>
          </w:hyperlink>
        </w:p>
        <w:p w14:paraId="0D874A13" w14:textId="7924EB56" w:rsidR="006E5B6E" w:rsidRDefault="006E5B6E">
          <w:pPr>
            <w:pStyle w:val="TOC1"/>
            <w:tabs>
              <w:tab w:val="right" w:leader="dot" w:pos="9016"/>
            </w:tabs>
            <w:rPr>
              <w:rFonts w:eastAsiaTheme="minorEastAsia"/>
              <w:noProof/>
              <w:sz w:val="24"/>
              <w:szCs w:val="24"/>
              <w:lang w:eastAsia="en-GB"/>
            </w:rPr>
          </w:pPr>
          <w:hyperlink w:anchor="_Toc230104713" w:history="1">
            <w:r w:rsidRPr="00520E50">
              <w:rPr>
                <w:rStyle w:val="Hyperlink"/>
                <w:noProof/>
              </w:rPr>
              <w:t>Further Information &amp; Contact Details</w:t>
            </w:r>
            <w:r>
              <w:rPr>
                <w:noProof/>
                <w:webHidden/>
              </w:rPr>
              <w:tab/>
            </w:r>
            <w:r>
              <w:rPr>
                <w:noProof/>
                <w:webHidden/>
              </w:rPr>
              <w:fldChar w:fldCharType="begin"/>
            </w:r>
            <w:r>
              <w:rPr>
                <w:noProof/>
                <w:webHidden/>
              </w:rPr>
              <w:instrText xml:space="preserve"> PAGEREF _Toc230104713 \h </w:instrText>
            </w:r>
            <w:r>
              <w:rPr>
                <w:noProof/>
                <w:webHidden/>
              </w:rPr>
            </w:r>
            <w:r>
              <w:rPr>
                <w:noProof/>
                <w:webHidden/>
              </w:rPr>
              <w:fldChar w:fldCharType="separate"/>
            </w:r>
            <w:r>
              <w:rPr>
                <w:noProof/>
                <w:webHidden/>
              </w:rPr>
              <w:t>13</w:t>
            </w:r>
            <w:r>
              <w:rPr>
                <w:noProof/>
                <w:webHidden/>
              </w:rPr>
              <w:fldChar w:fldCharType="end"/>
            </w:r>
          </w:hyperlink>
        </w:p>
        <w:p w14:paraId="1A317965" w14:textId="7E1D9378" w:rsidR="006E5B6E" w:rsidRDefault="006E5B6E">
          <w:pPr>
            <w:pStyle w:val="TOC2"/>
            <w:tabs>
              <w:tab w:val="right" w:leader="dot" w:pos="9016"/>
            </w:tabs>
            <w:rPr>
              <w:rFonts w:eastAsiaTheme="minorEastAsia"/>
              <w:noProof/>
              <w:sz w:val="24"/>
              <w:szCs w:val="24"/>
              <w:lang w:eastAsia="en-GB"/>
            </w:rPr>
          </w:pPr>
          <w:hyperlink w:anchor="_Toc230104714" w:history="1">
            <w:r w:rsidRPr="00520E50">
              <w:rPr>
                <w:rStyle w:val="Hyperlink"/>
                <w:noProof/>
              </w:rPr>
              <w:t>Additional Reading</w:t>
            </w:r>
            <w:r>
              <w:rPr>
                <w:noProof/>
                <w:webHidden/>
              </w:rPr>
              <w:tab/>
            </w:r>
            <w:r>
              <w:rPr>
                <w:noProof/>
                <w:webHidden/>
              </w:rPr>
              <w:fldChar w:fldCharType="begin"/>
            </w:r>
            <w:r>
              <w:rPr>
                <w:noProof/>
                <w:webHidden/>
              </w:rPr>
              <w:instrText xml:space="preserve"> PAGEREF _Toc230104714 \h </w:instrText>
            </w:r>
            <w:r>
              <w:rPr>
                <w:noProof/>
                <w:webHidden/>
              </w:rPr>
            </w:r>
            <w:r>
              <w:rPr>
                <w:noProof/>
                <w:webHidden/>
              </w:rPr>
              <w:fldChar w:fldCharType="separate"/>
            </w:r>
            <w:r>
              <w:rPr>
                <w:noProof/>
                <w:webHidden/>
              </w:rPr>
              <w:t>13</w:t>
            </w:r>
            <w:r>
              <w:rPr>
                <w:noProof/>
                <w:webHidden/>
              </w:rPr>
              <w:fldChar w:fldCharType="end"/>
            </w:r>
          </w:hyperlink>
        </w:p>
        <w:p w14:paraId="770ADDE5" w14:textId="138B3F2C" w:rsidR="006E5B6E" w:rsidRDefault="006E5B6E">
          <w:pPr>
            <w:pStyle w:val="TOC2"/>
            <w:tabs>
              <w:tab w:val="right" w:leader="dot" w:pos="9016"/>
            </w:tabs>
            <w:rPr>
              <w:rFonts w:eastAsiaTheme="minorEastAsia"/>
              <w:noProof/>
              <w:sz w:val="24"/>
              <w:szCs w:val="24"/>
              <w:lang w:eastAsia="en-GB"/>
            </w:rPr>
          </w:pPr>
          <w:hyperlink w:anchor="_Toc230104715" w:history="1">
            <w:r w:rsidRPr="00520E50">
              <w:rPr>
                <w:rStyle w:val="Hyperlink"/>
                <w:noProof/>
              </w:rPr>
              <w:t>Contact Us</w:t>
            </w:r>
            <w:r>
              <w:rPr>
                <w:noProof/>
                <w:webHidden/>
              </w:rPr>
              <w:tab/>
            </w:r>
            <w:r>
              <w:rPr>
                <w:noProof/>
                <w:webHidden/>
              </w:rPr>
              <w:fldChar w:fldCharType="begin"/>
            </w:r>
            <w:r>
              <w:rPr>
                <w:noProof/>
                <w:webHidden/>
              </w:rPr>
              <w:instrText xml:space="preserve"> PAGEREF _Toc230104715 \h </w:instrText>
            </w:r>
            <w:r>
              <w:rPr>
                <w:noProof/>
                <w:webHidden/>
              </w:rPr>
            </w:r>
            <w:r>
              <w:rPr>
                <w:noProof/>
                <w:webHidden/>
              </w:rPr>
              <w:fldChar w:fldCharType="separate"/>
            </w:r>
            <w:r>
              <w:rPr>
                <w:noProof/>
                <w:webHidden/>
              </w:rPr>
              <w:t>13</w:t>
            </w:r>
            <w:r>
              <w:rPr>
                <w:noProof/>
                <w:webHidden/>
              </w:rPr>
              <w:fldChar w:fldCharType="end"/>
            </w:r>
          </w:hyperlink>
        </w:p>
        <w:p w14:paraId="77BF1931" w14:textId="76EFA1F5" w:rsidR="00FE6692" w:rsidRDefault="00FE6692" w:rsidP="00857B44">
          <w:r>
            <w:rPr>
              <w:noProof/>
            </w:rPr>
            <w:fldChar w:fldCharType="end"/>
          </w:r>
        </w:p>
      </w:sdtContent>
    </w:sdt>
    <w:p w14:paraId="1932991E" w14:textId="77777777" w:rsidR="00070BD3" w:rsidRDefault="00070BD3" w:rsidP="00857B44">
      <w:pPr>
        <w:rPr>
          <w:rFonts w:asciiTheme="majorHAnsi" w:eastAsiaTheme="majorEastAsia" w:hAnsiTheme="majorHAnsi" w:cstheme="majorBidi"/>
          <w:color w:val="0F4761" w:themeColor="accent1" w:themeShade="BF"/>
          <w:sz w:val="40"/>
          <w:szCs w:val="40"/>
        </w:rPr>
      </w:pPr>
      <w:r>
        <w:br w:type="page"/>
      </w:r>
    </w:p>
    <w:p w14:paraId="57546A80" w14:textId="3107F444" w:rsidR="00FE6692" w:rsidRDefault="00EB68C9" w:rsidP="00857B44">
      <w:pPr>
        <w:pStyle w:val="Heading1"/>
      </w:pPr>
      <w:bookmarkStart w:id="2" w:name="_Toc230104699"/>
      <w:r>
        <w:lastRenderedPageBreak/>
        <w:t>Executive Summary</w:t>
      </w:r>
      <w:bookmarkEnd w:id="2"/>
    </w:p>
    <w:p w14:paraId="47660DBC" w14:textId="010BB217" w:rsidR="00EB68C9" w:rsidRDefault="00EB68C9" w:rsidP="00857B44">
      <w:pPr>
        <w:pStyle w:val="Heading2"/>
      </w:pPr>
      <w:bookmarkStart w:id="3" w:name="_Toc230104700"/>
      <w:r>
        <w:t>Introduction</w:t>
      </w:r>
      <w:bookmarkEnd w:id="3"/>
    </w:p>
    <w:p w14:paraId="2C8A7160" w14:textId="4EFDEA1D" w:rsidR="00EB68C9" w:rsidRDefault="00D07566" w:rsidP="00857B44">
      <w:r>
        <w:t xml:space="preserve">The </w:t>
      </w:r>
      <w:r w:rsidR="003474C3">
        <w:t>D</w:t>
      </w:r>
      <w:r>
        <w:t>ata Architecture</w:t>
      </w:r>
      <w:r w:rsidR="442F0A14">
        <w:t xml:space="preserve"> </w:t>
      </w:r>
      <w:r w:rsidR="7214104F">
        <w:t>branch</w:t>
      </w:r>
      <w:r w:rsidR="442F0A14">
        <w:t xml:space="preserve"> in DPSG </w:t>
      </w:r>
      <w:r>
        <w:t>are</w:t>
      </w:r>
      <w:r w:rsidR="003474C3">
        <w:t xml:space="preserve"> </w:t>
      </w:r>
      <w:r w:rsidR="00EB68C9" w:rsidRPr="00EB68C9">
        <w:t>designing and implementing a strategic metadata framework to support data discovery, governance, quality</w:t>
      </w:r>
      <w:r w:rsidR="00EB68C9" w:rsidRPr="00857B44">
        <w:t xml:space="preserve">, reuse, exchange and automation.  </w:t>
      </w:r>
      <w:r>
        <w:t>A k</w:t>
      </w:r>
      <w:r w:rsidR="3EBC5817">
        <w:t xml:space="preserve">ey </w:t>
      </w:r>
      <w:r w:rsidR="003474C3">
        <w:t>p</w:t>
      </w:r>
      <w:r w:rsidR="3EBC5817">
        <w:t>art</w:t>
      </w:r>
      <w:r w:rsidR="00EB68C9" w:rsidRPr="00857B44">
        <w:t xml:space="preserve"> of this work includes </w:t>
      </w:r>
      <w:r w:rsidR="3EBC5817">
        <w:t xml:space="preserve">designing </w:t>
      </w:r>
      <w:r w:rsidR="00EB68C9" w:rsidRPr="00857B44">
        <w:t>a coherent</w:t>
      </w:r>
      <w:r w:rsidR="6FE4E0F8">
        <w:t xml:space="preserve"> enterprise-wide metadata model that defines the key classes and properties for a future metadata catalogue.</w:t>
      </w:r>
    </w:p>
    <w:p w14:paraId="10190E6F" w14:textId="297D18E0" w:rsidR="00EB68C9" w:rsidRDefault="00EB68C9" w:rsidP="00857B44">
      <w:r>
        <w:t xml:space="preserve">This model will furnish each business area with a </w:t>
      </w:r>
      <w:r w:rsidR="37BE2FD6">
        <w:t xml:space="preserve">tailored </w:t>
      </w:r>
      <w:r>
        <w:t>subset of those classes and properties, depending on their requirements</w:t>
      </w:r>
      <w:r w:rsidR="00615981">
        <w:t xml:space="preserve">. This subset, along with other supporting documentation, is known as a </w:t>
      </w:r>
      <w:r w:rsidR="00615981" w:rsidRPr="00615981">
        <w:rPr>
          <w:rStyle w:val="IntenseEmphasis"/>
        </w:rPr>
        <w:t>Domain Profile</w:t>
      </w:r>
      <w:r w:rsidR="00615981">
        <w:t xml:space="preserve">. </w:t>
      </w:r>
      <w:r w:rsidR="65ED1013">
        <w:t>A Domain profile constrains the model for a specific business purpose and</w:t>
      </w:r>
      <w:r w:rsidR="008934FB">
        <w:t xml:space="preserve"> </w:t>
      </w:r>
      <w:r w:rsidR="568CF80B">
        <w:t>supports technical implementation alongside</w:t>
      </w:r>
      <w:r w:rsidR="008934FB">
        <w:t xml:space="preserve"> their associated </w:t>
      </w:r>
      <w:r w:rsidR="008934FB" w:rsidRPr="008934FB">
        <w:rPr>
          <w:rStyle w:val="IntenseEmphasis"/>
        </w:rPr>
        <w:t>Domain-Specific Data Standard</w:t>
      </w:r>
      <w:r w:rsidR="008934FB">
        <w:t>.</w:t>
      </w:r>
    </w:p>
    <w:p w14:paraId="67A1E957" w14:textId="0B023647" w:rsidR="00070BD3" w:rsidRDefault="00070BD3" w:rsidP="00857B44">
      <w:r>
        <w:rPr>
          <w:noProof/>
        </w:rPr>
        <w:drawing>
          <wp:inline distT="0" distB="0" distL="0" distR="0" wp14:anchorId="541E70B9" wp14:editId="7A2891E5">
            <wp:extent cx="5731510" cy="4608195"/>
            <wp:effectExtent l="0" t="0" r="0" b="0"/>
            <wp:docPr id="39054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48322" name="Picture 390548322"/>
                    <pic:cNvPicPr/>
                  </pic:nvPicPr>
                  <pic:blipFill>
                    <a:blip r:embed="rId9">
                      <a:extLst>
                        <a:ext uri="{28A0092B-C50C-407E-A947-70E740481C1C}">
                          <a14:useLocalDpi xmlns:a14="http://schemas.microsoft.com/office/drawing/2010/main" val="0"/>
                        </a:ext>
                      </a:extLst>
                    </a:blip>
                    <a:stretch>
                      <a:fillRect/>
                    </a:stretch>
                  </pic:blipFill>
                  <pic:spPr>
                    <a:xfrm>
                      <a:off x="0" y="0"/>
                      <a:ext cx="5731510" cy="4608195"/>
                    </a:xfrm>
                    <a:prstGeom prst="rect">
                      <a:avLst/>
                    </a:prstGeom>
                  </pic:spPr>
                </pic:pic>
              </a:graphicData>
            </a:graphic>
          </wp:inline>
        </w:drawing>
      </w:r>
    </w:p>
    <w:p w14:paraId="2AAC43BD" w14:textId="307AC450" w:rsidR="30292307" w:rsidRDefault="1956691E" w:rsidP="003474C3">
      <w:pPr>
        <w:rPr>
          <w:del w:id="4" w:author="Tandel, Kirti" w:date="2026-05-19T15:32:00Z" w16du:dateUtc="2026-05-19T15:32:33Z"/>
        </w:rPr>
      </w:pPr>
      <w:r>
        <w:t xml:space="preserve">As the metadata model evolves over time under the oversight of Data Architecture Branch, </w:t>
      </w:r>
      <w:del w:id="5" w:author="Tandel, Kirti" w:date="2026-05-19T21:04:00Z" w16du:dateUtc="2026-05-19T21:04:08Z">
        <w:r w:rsidR="00615981" w:rsidDel="1956691E">
          <w:delText xml:space="preserve"> </w:delText>
        </w:r>
      </w:del>
      <w:r>
        <w:t xml:space="preserve">the domain profiles also will feed back into the metadata model, refining and expanding it as more business areas are included. </w:t>
      </w:r>
    </w:p>
    <w:p w14:paraId="7DE9A229" w14:textId="72461CD3" w:rsidR="00615981" w:rsidRDefault="003E35B2" w:rsidP="00857B44">
      <w:r>
        <w:t xml:space="preserve">The document </w:t>
      </w:r>
      <w:r w:rsidR="635824E8">
        <w:t xml:space="preserve">focuses primarily on </w:t>
      </w:r>
      <w:r>
        <w:t>the ONS Metadata Model - although domain profiles will be explained</w:t>
      </w:r>
      <w:r w:rsidR="0077188D">
        <w:t xml:space="preserve"> briefly here,</w:t>
      </w:r>
      <w:r>
        <w:t xml:space="preserve"> they will be covered in more detail </w:t>
      </w:r>
      <w:r w:rsidR="00111448">
        <w:t>in their separate</w:t>
      </w:r>
      <w:r w:rsidR="00693CF3">
        <w:t xml:space="preserve"> future</w:t>
      </w:r>
      <w:r>
        <w:t xml:space="preserve"> release</w:t>
      </w:r>
      <w:r w:rsidR="00111448">
        <w:t>s</w:t>
      </w:r>
      <w:r>
        <w:t>.</w:t>
      </w:r>
    </w:p>
    <w:p w14:paraId="0980568A" w14:textId="0F9D1CC9" w:rsidR="00615981" w:rsidRDefault="00615981" w:rsidP="00857B44">
      <w:pPr>
        <w:pStyle w:val="Heading1"/>
      </w:pPr>
      <w:bookmarkStart w:id="6" w:name="_Toc230104701"/>
      <w:r>
        <w:lastRenderedPageBreak/>
        <w:t>Purpose</w:t>
      </w:r>
      <w:bookmarkEnd w:id="6"/>
    </w:p>
    <w:p w14:paraId="435202F9" w14:textId="6118C503" w:rsidR="00615981" w:rsidRDefault="00615981" w:rsidP="00857B44">
      <w:r>
        <w:t>The purpose of this document is to explain the</w:t>
      </w:r>
      <w:r w:rsidR="00882BD8">
        <w:t xml:space="preserve"> </w:t>
      </w:r>
      <w:r>
        <w:t xml:space="preserve">ONS Metadata Model and how it </w:t>
      </w:r>
      <w:r w:rsidR="00882BD8">
        <w:t xml:space="preserve">meets the requirement for an enterprise-wide, standards-aligned model which can be used to develop domain profiles across the statistical production process. </w:t>
      </w:r>
    </w:p>
    <w:p w14:paraId="24D14E90" w14:textId="1489BD05" w:rsidR="00882BD8" w:rsidRDefault="00882BD8" w:rsidP="00857B44">
      <w:r>
        <w:t>The model and supporting domain profiles are intended to:</w:t>
      </w:r>
    </w:p>
    <w:p w14:paraId="7EFD2903" w14:textId="2A030139" w:rsidR="00F416A0" w:rsidRDefault="00882BD8" w:rsidP="00857B44">
      <w:pPr>
        <w:pStyle w:val="ListParagraph"/>
        <w:numPr>
          <w:ilvl w:val="0"/>
          <w:numId w:val="2"/>
        </w:numPr>
      </w:pPr>
      <w:r>
        <w:t xml:space="preserve">Support consistent implementation across data platforms, pipelines, and </w:t>
      </w:r>
      <w:proofErr w:type="gramStart"/>
      <w:r>
        <w:t>catalogues</w:t>
      </w:r>
      <w:r w:rsidR="008A7F73">
        <w:t>;</w:t>
      </w:r>
      <w:proofErr w:type="gramEnd"/>
    </w:p>
    <w:p w14:paraId="337CDDF0" w14:textId="646DF387" w:rsidR="00882BD8" w:rsidRDefault="00882BD8" w:rsidP="00857B44">
      <w:pPr>
        <w:pStyle w:val="ListParagraph"/>
        <w:numPr>
          <w:ilvl w:val="0"/>
          <w:numId w:val="2"/>
        </w:numPr>
      </w:pPr>
      <w:r>
        <w:t>Enable governance and auditability, including provenance and versioning, and support approval tracking and agreement</w:t>
      </w:r>
      <w:r w:rsidRPr="00882BD8">
        <w:rPr>
          <w:rFonts w:ascii="Cambria Math" w:hAnsi="Cambria Math" w:cs="Cambria Math"/>
        </w:rPr>
        <w:t>‑</w:t>
      </w:r>
      <w:r>
        <w:t xml:space="preserve">level constraints as the ONS Data Catalogue </w:t>
      </w:r>
      <w:proofErr w:type="gramStart"/>
      <w:r>
        <w:t>matures</w:t>
      </w:r>
      <w:r w:rsidR="008A7F73">
        <w:t>;</w:t>
      </w:r>
      <w:proofErr w:type="gramEnd"/>
    </w:p>
    <w:p w14:paraId="585B14DB" w14:textId="088D8B52" w:rsidR="00882BD8" w:rsidRDefault="00882BD8" w:rsidP="00857B44">
      <w:pPr>
        <w:pStyle w:val="ListParagraph"/>
        <w:numPr>
          <w:ilvl w:val="0"/>
          <w:numId w:val="2"/>
        </w:numPr>
      </w:pPr>
      <w:r>
        <w:t xml:space="preserve">Improve discoverability and reuse of data by providing uniform metadata </w:t>
      </w:r>
      <w:proofErr w:type="gramStart"/>
      <w:r>
        <w:t>structures</w:t>
      </w:r>
      <w:r w:rsidR="008A7F73">
        <w:t>;</w:t>
      </w:r>
      <w:proofErr w:type="gramEnd"/>
      <w:r>
        <w:t xml:space="preserve"> </w:t>
      </w:r>
    </w:p>
    <w:p w14:paraId="415E2070" w14:textId="55620D22" w:rsidR="00882BD8" w:rsidRDefault="00882BD8" w:rsidP="00857B44">
      <w:pPr>
        <w:pStyle w:val="ListParagraph"/>
        <w:numPr>
          <w:ilvl w:val="0"/>
          <w:numId w:val="2"/>
        </w:numPr>
      </w:pPr>
      <w:r>
        <w:t xml:space="preserve">Ensure interoperability with open standards such as DCAT, </w:t>
      </w:r>
      <w:r w:rsidR="00F416A0">
        <w:t>DDI-CDI</w:t>
      </w:r>
      <w:r>
        <w:t xml:space="preserve">, </w:t>
      </w:r>
      <w:r w:rsidR="00F416A0">
        <w:t>DCMI</w:t>
      </w:r>
      <w:r>
        <w:t>, FOAF, and SKOS.</w:t>
      </w:r>
    </w:p>
    <w:p w14:paraId="4F636B4D" w14:textId="184B0938" w:rsidR="00882BD8" w:rsidRDefault="00882BD8" w:rsidP="00857B44">
      <w:r>
        <w:t>Each domain profile will be accompanied by a formal data standard for that domain which will guide technical implementation.</w:t>
      </w:r>
    </w:p>
    <w:p w14:paraId="3D5CC7A0" w14:textId="68200A0C" w:rsidR="00F416A0" w:rsidRDefault="00F416A0" w:rsidP="00857B44">
      <w:pPr>
        <w:pStyle w:val="Heading1"/>
      </w:pPr>
      <w:bookmarkStart w:id="7" w:name="_Toc230104702"/>
      <w:r>
        <w:t>Audience</w:t>
      </w:r>
      <w:bookmarkEnd w:id="7"/>
    </w:p>
    <w:p w14:paraId="669B88A2" w14:textId="0FDBA452" w:rsidR="00F416A0" w:rsidRDefault="00F416A0" w:rsidP="00857B44">
      <w:r>
        <w:t>The intended audience for this document is:</w:t>
      </w:r>
    </w:p>
    <w:p w14:paraId="6B2C6D63" w14:textId="5A406286" w:rsidR="00F416A0" w:rsidRDefault="00F416A0" w:rsidP="00857B44">
      <w:pPr>
        <w:pStyle w:val="ListParagraph"/>
        <w:numPr>
          <w:ilvl w:val="0"/>
          <w:numId w:val="3"/>
        </w:numPr>
      </w:pPr>
      <w:r>
        <w:t>Data practitioners such as data architects and data engineers</w:t>
      </w:r>
    </w:p>
    <w:p w14:paraId="5A678C3E" w14:textId="65FB0CF1" w:rsidR="00F416A0" w:rsidRDefault="1956691E" w:rsidP="00857B44">
      <w:pPr>
        <w:pStyle w:val="ListParagraph"/>
        <w:numPr>
          <w:ilvl w:val="0"/>
          <w:numId w:val="3"/>
        </w:numPr>
      </w:pPr>
      <w:r>
        <w:t xml:space="preserve">Consumers, reviewers and producers of ONS metadata. This includes, but is not limited to the </w:t>
      </w:r>
      <w:commentRangeStart w:id="8"/>
      <w:r>
        <w:t>following roles</w:t>
      </w:r>
      <w:commentRangeEnd w:id="8"/>
      <w:r w:rsidR="00F416A0">
        <w:rPr>
          <w:rStyle w:val="CommentReference"/>
          <w:sz w:val="22"/>
          <w:szCs w:val="22"/>
        </w:rPr>
        <w:commentReference w:id="8"/>
      </w:r>
      <w:r>
        <w:t>:</w:t>
      </w:r>
    </w:p>
    <w:p w14:paraId="517C0143" w14:textId="0AE37A3C" w:rsidR="00F416A0" w:rsidRDefault="00F416A0" w:rsidP="00857B44">
      <w:pPr>
        <w:pStyle w:val="ListParagraph"/>
        <w:numPr>
          <w:ilvl w:val="1"/>
          <w:numId w:val="3"/>
        </w:numPr>
      </w:pPr>
      <w:r>
        <w:t>Business Users (all levels)</w:t>
      </w:r>
    </w:p>
    <w:p w14:paraId="1E5F2115" w14:textId="1A5A8F0B" w:rsidR="00044539" w:rsidRDefault="00044539" w:rsidP="00857B44">
      <w:pPr>
        <w:pStyle w:val="ListParagraph"/>
        <w:numPr>
          <w:ilvl w:val="1"/>
          <w:numId w:val="3"/>
        </w:numPr>
      </w:pPr>
      <w:r w:rsidRPr="00044539">
        <w:t>Strategic data roles such as Chief Data Officer (CDO) and Deputy CDO</w:t>
      </w:r>
    </w:p>
    <w:p w14:paraId="1D493FE8" w14:textId="731092C8" w:rsidR="00F416A0" w:rsidRDefault="00F416A0" w:rsidP="00857B44">
      <w:pPr>
        <w:pStyle w:val="ListParagraph"/>
        <w:numPr>
          <w:ilvl w:val="1"/>
          <w:numId w:val="3"/>
        </w:numPr>
      </w:pPr>
      <w:r>
        <w:t>Information Asset (Data) Owners</w:t>
      </w:r>
    </w:p>
    <w:p w14:paraId="1E257595" w14:textId="5DDBF645" w:rsidR="00F416A0" w:rsidRDefault="00F416A0" w:rsidP="00857B44">
      <w:pPr>
        <w:pStyle w:val="ListParagraph"/>
        <w:numPr>
          <w:ilvl w:val="1"/>
          <w:numId w:val="3"/>
        </w:numPr>
        <w:rPr>
          <w:del w:id="9" w:author="Tandel, Kirti" w:date="2026-05-22T02:21:00Z" w16du:dateUtc="2026-05-22T02:21:44Z"/>
        </w:rPr>
      </w:pPr>
      <w:del w:id="10" w:author="Tandel, Kirti" w:date="2026-05-22T02:21:00Z" w16du:dateUtc="2026-05-22T02:21:44Z">
        <w:r>
          <w:delText>Data Stewards</w:delText>
        </w:r>
      </w:del>
    </w:p>
    <w:p w14:paraId="1E1CA7DA" w14:textId="5A839965" w:rsidR="00F416A0" w:rsidRDefault="00F416A0" w:rsidP="00857B44">
      <w:pPr>
        <w:pStyle w:val="ListParagraph"/>
        <w:numPr>
          <w:ilvl w:val="1"/>
          <w:numId w:val="3"/>
        </w:numPr>
        <w:rPr>
          <w:del w:id="11" w:author="Tandel, Kirti" w:date="2026-05-22T02:21:00Z" w16du:dateUtc="2026-05-22T02:21:44Z"/>
        </w:rPr>
      </w:pPr>
      <w:del w:id="12" w:author="Tandel, Kirti" w:date="2026-05-22T02:21:00Z" w16du:dateUtc="2026-05-22T02:21:44Z">
        <w:r>
          <w:delText>Data Custodians</w:delText>
        </w:r>
      </w:del>
    </w:p>
    <w:p w14:paraId="1E6DB9FB" w14:textId="39C4D549" w:rsidR="00F416A0" w:rsidRDefault="00044539" w:rsidP="00857B44">
      <w:pPr>
        <w:pStyle w:val="ListParagraph"/>
        <w:numPr>
          <w:ilvl w:val="1"/>
          <w:numId w:val="3"/>
        </w:numPr>
      </w:pPr>
      <w:r w:rsidRPr="00044539">
        <w:t>Data Governance Roles such as Data Domain Owner, Data Stewards, Data Custodian, Data Governance Managers</w:t>
      </w:r>
      <w:del w:id="13" w:author="Tandel, Kirti" w:date="2026-05-22T02:22:00Z" w16du:dateUtc="2026-05-22T02:22:15Z">
        <w:r w:rsidRPr="00044539">
          <w:delText>;</w:delText>
        </w:r>
      </w:del>
      <w:r w:rsidRPr="00044539">
        <w:t xml:space="preserve"> </w:t>
      </w:r>
      <w:del w:id="14" w:author="Tandel, Kirti" w:date="2026-05-22T02:22:00Z" w16du:dateUtc="2026-05-22T02:22:12Z">
        <w:r w:rsidR="00F416A0">
          <w:delText>Business Architects</w:delText>
        </w:r>
      </w:del>
    </w:p>
    <w:p w14:paraId="7ECFCB11" w14:textId="31167533" w:rsidR="00044539" w:rsidRDefault="00044539" w:rsidP="00857B44">
      <w:pPr>
        <w:pStyle w:val="ListParagraph"/>
        <w:numPr>
          <w:ilvl w:val="1"/>
          <w:numId w:val="3"/>
        </w:numPr>
        <w:rPr>
          <w:del w:id="15" w:author="Tandel, Kirti" w:date="2026-05-22T02:22:00Z" w16du:dateUtc="2026-05-22T02:22:54Z"/>
        </w:rPr>
      </w:pPr>
      <w:r w:rsidRPr="00044539">
        <w:t>Data Service roles such as Data Service Owner</w:t>
      </w:r>
    </w:p>
    <w:p w14:paraId="7284A32E" w14:textId="253119C4" w:rsidR="00F416A0" w:rsidRDefault="00F416A0" w:rsidP="00857B44">
      <w:pPr>
        <w:pStyle w:val="ListParagraph"/>
        <w:numPr>
          <w:ilvl w:val="1"/>
          <w:numId w:val="3"/>
        </w:numPr>
        <w:rPr>
          <w:ins w:id="16" w:author="Tandel, Kirti" w:date="2026-05-22T02:23:00Z" w16du:dateUtc="2026-05-22T02:23:01Z"/>
        </w:rPr>
      </w:pPr>
      <w:r>
        <w:t>Business Analysts</w:t>
      </w:r>
    </w:p>
    <w:p w14:paraId="4F4DCDEA" w14:textId="56108BDF" w:rsidR="46D0A06E" w:rsidRDefault="46D0A06E" w:rsidP="46D0A06E">
      <w:pPr>
        <w:pStyle w:val="ListParagraph"/>
        <w:numPr>
          <w:ilvl w:val="1"/>
          <w:numId w:val="3"/>
        </w:numPr>
        <w:rPr>
          <w:del w:id="17" w:author="Tandel, Kirti" w:date="2026-05-22T02:23:00Z" w16du:dateUtc="2026-05-22T02:23:04Z"/>
        </w:rPr>
      </w:pPr>
      <w:ins w:id="18" w:author="Tandel, Kirti" w:date="2026-05-22T02:23:00Z" w16du:dateUtc="2026-05-22T02:23:02Z">
        <w:r>
          <w:t xml:space="preserve">Business </w:t>
        </w:r>
        <w:proofErr w:type="spellStart"/>
        <w:r>
          <w:t>Architects</w:t>
        </w:r>
      </w:ins>
    </w:p>
    <w:p w14:paraId="55053C7C" w14:textId="67B638AF" w:rsidR="00F416A0" w:rsidRDefault="00F416A0" w:rsidP="00857B44">
      <w:pPr>
        <w:pStyle w:val="ListParagraph"/>
        <w:numPr>
          <w:ilvl w:val="1"/>
          <w:numId w:val="3"/>
        </w:numPr>
        <w:rPr>
          <w:del w:id="19" w:author="Tandel, Kirti" w:date="2026-05-22T02:22:00Z" w16du:dateUtc="2026-05-22T02:22:43Z"/>
        </w:rPr>
      </w:pPr>
      <w:del w:id="20" w:author="Tandel, Kirti" w:date="2026-05-22T02:22:00Z" w16du:dateUtc="2026-05-22T02:22:43Z">
        <w:r>
          <w:delText>Operational Support</w:delText>
        </w:r>
      </w:del>
    </w:p>
    <w:p w14:paraId="44EE4FCA" w14:textId="54A99286" w:rsidR="00F416A0" w:rsidRDefault="00F416A0" w:rsidP="00857B44">
      <w:pPr>
        <w:pStyle w:val="ListParagraph"/>
        <w:numPr>
          <w:ilvl w:val="1"/>
          <w:numId w:val="3"/>
        </w:numPr>
      </w:pPr>
      <w:r>
        <w:t>Enterprise</w:t>
      </w:r>
      <w:proofErr w:type="spellEnd"/>
      <w:r>
        <w:t xml:space="preserve"> Architects</w:t>
      </w:r>
    </w:p>
    <w:p w14:paraId="0577E40F" w14:textId="08670FAD" w:rsidR="00F416A0" w:rsidRDefault="00F416A0" w:rsidP="00857B44">
      <w:pPr>
        <w:pStyle w:val="ListParagraph"/>
        <w:numPr>
          <w:ilvl w:val="1"/>
          <w:numId w:val="3"/>
        </w:numPr>
      </w:pPr>
      <w:r>
        <w:t>Solution Architects</w:t>
      </w:r>
    </w:p>
    <w:p w14:paraId="258DA829" w14:textId="74D11006" w:rsidR="00F416A0" w:rsidRDefault="00F416A0" w:rsidP="00857B44">
      <w:pPr>
        <w:pStyle w:val="ListParagraph"/>
        <w:numPr>
          <w:ilvl w:val="1"/>
          <w:numId w:val="3"/>
        </w:numPr>
        <w:rPr>
          <w:ins w:id="21" w:author="Tandel, Kirti" w:date="2026-05-22T02:22:00Z" w16du:dateUtc="2026-05-22T02:22:46Z"/>
        </w:rPr>
      </w:pPr>
      <w:r>
        <w:t>Technical Architects</w:t>
      </w:r>
    </w:p>
    <w:p w14:paraId="17BBC61E" w14:textId="60EF4E13" w:rsidR="46D0A06E" w:rsidRDefault="46D0A06E" w:rsidP="46D0A06E">
      <w:pPr>
        <w:pStyle w:val="ListParagraph"/>
        <w:numPr>
          <w:ilvl w:val="1"/>
          <w:numId w:val="3"/>
        </w:numPr>
      </w:pPr>
      <w:ins w:id="22" w:author="Tandel, Kirti" w:date="2026-05-22T02:22:00Z" w16du:dateUtc="2026-05-22T02:22:47Z">
        <w:r>
          <w:t>Operational Support</w:t>
        </w:r>
      </w:ins>
    </w:p>
    <w:p w14:paraId="4FD787E9" w14:textId="06FBFF51" w:rsidR="003E35B2" w:rsidRDefault="005D6E25">
      <w:pPr>
        <w:rPr>
          <w:rFonts w:asciiTheme="majorHAnsi" w:eastAsiaTheme="majorEastAsia" w:hAnsiTheme="majorHAnsi" w:cstheme="majorBidi"/>
          <w:color w:val="0F4761" w:themeColor="accent1" w:themeShade="BF"/>
          <w:sz w:val="40"/>
          <w:szCs w:val="40"/>
        </w:rPr>
      </w:pPr>
      <w:r w:rsidRPr="005D6E25">
        <w:t>The document is intended as a</w:t>
      </w:r>
      <w:r>
        <w:t xml:space="preserve"> short</w:t>
      </w:r>
      <w:r w:rsidRPr="005D6E25">
        <w:t xml:space="preserve"> guide to the ONS Metadata Model and Domain Profiles. Some technical terms have been used which may have more meaning to the technical community in ONS. If you have any </w:t>
      </w:r>
      <w:proofErr w:type="gramStart"/>
      <w:r w:rsidRPr="005D6E25">
        <w:t>questions</w:t>
      </w:r>
      <w:proofErr w:type="gramEnd"/>
      <w:r w:rsidRPr="005D6E25">
        <w:t xml:space="preserve"> please reach out to the Data Architecture </w:t>
      </w:r>
      <w:r>
        <w:t>B</w:t>
      </w:r>
      <w:r w:rsidRPr="005D6E25">
        <w:t xml:space="preserve">ranch </w:t>
      </w:r>
      <w:r>
        <w:t>in the first instance</w:t>
      </w:r>
      <w:r w:rsidR="00512A5E">
        <w:t>.</w:t>
      </w:r>
      <w:r w:rsidR="003E35B2">
        <w:br w:type="page"/>
      </w:r>
    </w:p>
    <w:p w14:paraId="198615D8" w14:textId="42D07774" w:rsidR="00201755" w:rsidRDefault="00201755" w:rsidP="00857B44">
      <w:pPr>
        <w:pStyle w:val="Heading1"/>
      </w:pPr>
      <w:bookmarkStart w:id="23" w:name="_Toc230104703"/>
      <w:r>
        <w:lastRenderedPageBreak/>
        <w:t>Terminology</w:t>
      </w:r>
      <w:bookmarkEnd w:id="23"/>
    </w:p>
    <w:p w14:paraId="1A49F7E8" w14:textId="0382995E" w:rsidR="00201755" w:rsidRDefault="1956691E" w:rsidP="00201755">
      <w:r w:rsidRPr="1956691E">
        <w:rPr>
          <w:rStyle w:val="IntenseEmphasis"/>
        </w:rPr>
        <w:t>Class</w:t>
      </w:r>
      <w:r>
        <w:t xml:space="preserve"> </w:t>
      </w:r>
      <w:r>
        <w:t xml:space="preserve">has been used </w:t>
      </w:r>
      <w:r>
        <w:t xml:space="preserve">to describe the main entities or subjects involved in the model. These appear as boxes on the diagrams. </w:t>
      </w:r>
    </w:p>
    <w:p w14:paraId="697C8199" w14:textId="1C9319D4" w:rsidR="00201755" w:rsidRDefault="00201755" w:rsidP="00201755">
      <w:r>
        <w:t xml:space="preserve">A </w:t>
      </w:r>
      <w:r w:rsidRPr="00201755">
        <w:rPr>
          <w:rStyle w:val="IntenseEmphasis"/>
        </w:rPr>
        <w:t>Property</w:t>
      </w:r>
      <w:r>
        <w:rPr>
          <w:rStyle w:val="IntenseEmphasis"/>
        </w:rPr>
        <w:t xml:space="preserve"> </w:t>
      </w:r>
      <w:r w:rsidRPr="00201755">
        <w:t xml:space="preserve">is </w:t>
      </w:r>
      <w:r>
        <w:t>an attribute of a class. In the logical model these are listed inside the boxes.</w:t>
      </w:r>
    </w:p>
    <w:p w14:paraId="454CDDF6" w14:textId="4BD090AD" w:rsidR="00201755" w:rsidRDefault="1956691E" w:rsidP="00201755">
      <w:pPr>
        <w:rPr>
          <w:del w:id="24" w:author="Tandel, Kirti" w:date="2026-05-19T23:03:00Z" w16du:dateUtc="2026-05-19T23:03:59Z"/>
        </w:rPr>
      </w:pPr>
      <w:r>
        <w:t xml:space="preserve">A </w:t>
      </w:r>
      <w:r w:rsidRPr="1956691E">
        <w:rPr>
          <w:rStyle w:val="IntenseEmphasis"/>
        </w:rPr>
        <w:t xml:space="preserve">Relationship </w:t>
      </w:r>
      <w:r>
        <w:t>describes how two classes interact with one another. These appear as labelled lines between the boxes on the models.</w:t>
      </w:r>
    </w:p>
    <w:p w14:paraId="3DF98BA3" w14:textId="77777777" w:rsidR="001A71A3" w:rsidRDefault="001A71A3" w:rsidP="00201755"/>
    <w:p w14:paraId="5D3CC6D4" w14:textId="65D25909" w:rsidR="00201755" w:rsidRDefault="1956691E" w:rsidP="1956691E">
      <w:r>
        <w:t>The nam</w:t>
      </w:r>
      <w:r>
        <w:t>ing convention</w:t>
      </w:r>
      <w:r>
        <w:t xml:space="preserve"> of classes and </w:t>
      </w:r>
      <w:r w:rsidR="00044539">
        <w:t>properties</w:t>
      </w:r>
      <w:r>
        <w:t xml:space="preserve"> </w:t>
      </w:r>
      <w:r>
        <w:t>closely follow</w:t>
      </w:r>
      <w:r>
        <w:t xml:space="preserve"> the DCAT vocabulary or a compatible international standard</w:t>
      </w:r>
      <w:r>
        <w:t>, with some adjustments to meet ONS-specific requirements at the logical modelling level.</w:t>
      </w:r>
      <w:r>
        <w:t xml:space="preserve"> Some differences</w:t>
      </w:r>
      <w:r w:rsidR="00044539">
        <w:t xml:space="preserve"> may</w:t>
      </w:r>
      <w:r>
        <w:t xml:space="preserve"> occur as our </w:t>
      </w:r>
      <w:r w:rsidR="00044539">
        <w:t>logical modelling</w:t>
      </w:r>
      <w:r>
        <w:t xml:space="preserve"> standards require us to name properties in a certain way, or if a particular property or class is needed to meet a requirement.</w:t>
      </w:r>
    </w:p>
    <w:p w14:paraId="3F4D581B" w14:textId="4800AEC0" w:rsidR="00F416A0" w:rsidRPr="00615981" w:rsidRDefault="00F416A0" w:rsidP="00857B44">
      <w:pPr>
        <w:pStyle w:val="Heading1"/>
      </w:pPr>
      <w:bookmarkStart w:id="25" w:name="_Toc230104704"/>
      <w:r>
        <w:t>Components</w:t>
      </w:r>
      <w:bookmarkEnd w:id="25"/>
    </w:p>
    <w:p w14:paraId="7EDA2149" w14:textId="77777777" w:rsidR="00EB68C9" w:rsidRPr="00EB68C9" w:rsidRDefault="00EB68C9" w:rsidP="00857B44">
      <w:pPr>
        <w:rPr>
          <w:del w:id="26" w:author="Tandel, Kirti" w:date="2026-05-19T23:07:00Z" w16du:dateUtc="2026-05-19T23:07:32Z"/>
        </w:rPr>
      </w:pPr>
    </w:p>
    <w:p w14:paraId="28590D19" w14:textId="51AEA5C8" w:rsidR="00857B44" w:rsidRPr="00857B44" w:rsidRDefault="1956691E" w:rsidP="1956691E">
      <w:r>
        <w:t xml:space="preserve">The </w:t>
      </w:r>
      <w:r w:rsidRPr="1956691E">
        <w:rPr>
          <w:rStyle w:val="IntenseEmphasis"/>
        </w:rPr>
        <w:t>ONS Metadata Model</w:t>
      </w:r>
      <w:r>
        <w:t xml:space="preserve"> defines </w:t>
      </w:r>
      <w:r>
        <w:t>standardised</w:t>
      </w:r>
      <w:r>
        <w:t xml:space="preserve"> metadata elements, structures, and rules needed to describe data consistently across all domains. It ensures metadata captured across systems is standardised, interoperable, and ready for use in the data catalogue and across the business.  It consists of </w:t>
      </w:r>
      <w:r w:rsidRPr="1956691E">
        <w:rPr>
          <w:rStyle w:val="IntenseEmphasis"/>
        </w:rPr>
        <w:t>Conceptual</w:t>
      </w:r>
      <w:r>
        <w:t xml:space="preserve"> and Logical Data Models containing all classes and properties available to the business.</w:t>
      </w:r>
    </w:p>
    <w:p w14:paraId="7B5841A9" w14:textId="341AB8A2" w:rsidR="00857B44" w:rsidRPr="00857B44" w:rsidRDefault="1956691E" w:rsidP="1956691E">
      <w:r>
        <w:t xml:space="preserve">A </w:t>
      </w:r>
      <w:r w:rsidRPr="1956691E">
        <w:rPr>
          <w:rStyle w:val="IntenseEmphasis"/>
        </w:rPr>
        <w:t>Domain Profile</w:t>
      </w:r>
      <w:r>
        <w:t xml:space="preserve"> </w:t>
      </w:r>
      <w:r>
        <w:t xml:space="preserve">is a specialised subset of the ONS metadata model for a particular domain, use case or a business area, and </w:t>
      </w:r>
      <w:r>
        <w:t xml:space="preserve">includes logical and physical data models defining the relevant metadata requirements, vocabularies, and constraints in a machine-readable way.  It defines the specific, enforceable metadata requirements for a particular subject area or domain, ensuring that metadata captured within that domain is consistent, governed, and aligned to the organisation wide models and standards. </w:t>
      </w:r>
    </w:p>
    <w:p w14:paraId="21228BA3" w14:textId="63CF934B" w:rsidR="00FE6692" w:rsidRDefault="00857B44" w:rsidP="00857B44">
      <w:r w:rsidRPr="00857B44">
        <w:t xml:space="preserve">A </w:t>
      </w:r>
      <w:r>
        <w:t xml:space="preserve">Domain-Specific </w:t>
      </w:r>
      <w:r w:rsidRPr="00857B44">
        <w:rPr>
          <w:rStyle w:val="IntenseEmphasis"/>
        </w:rPr>
        <w:t>Data Standard</w:t>
      </w:r>
      <w:r w:rsidRPr="00857B44">
        <w:t xml:space="preserve"> defines the agreed rules, formats, and quality expectations for how specific types of data and metadata must be structured and recorded, ensuring consistency, interoperability, and reliable reuse across systems and dissemination processes.</w:t>
      </w:r>
    </w:p>
    <w:p w14:paraId="50FC0A8C" w14:textId="77777777" w:rsidR="00201755" w:rsidRDefault="00201755" w:rsidP="00857B44"/>
    <w:p w14:paraId="4810F2EB" w14:textId="6BB9890D" w:rsidR="00D368F9" w:rsidRDefault="00D368F9">
      <w:r>
        <w:br w:type="page"/>
      </w:r>
    </w:p>
    <w:p w14:paraId="47CBA3EB" w14:textId="77777777" w:rsidR="009F1230" w:rsidRDefault="009F1230" w:rsidP="00857B44"/>
    <w:p w14:paraId="42BBA74A" w14:textId="0BEC84FE" w:rsidR="009F1230" w:rsidRDefault="009F1230" w:rsidP="009F1230">
      <w:pPr>
        <w:pStyle w:val="Heading2"/>
      </w:pPr>
      <w:bookmarkStart w:id="27" w:name="_Toc230104705"/>
      <w:r>
        <w:t>Conceptual Metadata Model</w:t>
      </w:r>
      <w:bookmarkEnd w:id="27"/>
    </w:p>
    <w:p w14:paraId="37561DDB" w14:textId="77777777" w:rsidR="009F1230" w:rsidRDefault="009F1230" w:rsidP="009F1230"/>
    <w:p w14:paraId="6B5A3BE1" w14:textId="2DB35EE6" w:rsidR="009F1230" w:rsidRDefault="009F1230" w:rsidP="009F1230">
      <w:r>
        <w:t xml:space="preserve">A conceptual metadata model explains the structure of the catalogue using only the core concepts and the relationships between them. It isn’t detailed enough to </w:t>
      </w:r>
      <w:r w:rsidR="000C7F89">
        <w:t>inform</w:t>
      </w:r>
      <w:r>
        <w:t xml:space="preserve"> a functional catalogue </w:t>
      </w:r>
      <w:r w:rsidR="000C7F89">
        <w:t xml:space="preserve">on its own </w:t>
      </w:r>
      <w:r>
        <w:t>but is designed to be easy to read and communicate:</w:t>
      </w:r>
    </w:p>
    <w:p w14:paraId="661720FC" w14:textId="234E5A79" w:rsidR="009F1230" w:rsidRPr="009F1230" w:rsidRDefault="009F1230" w:rsidP="009F1230">
      <w:r>
        <w:rPr>
          <w:noProof/>
        </w:rPr>
        <w:drawing>
          <wp:inline distT="0" distB="0" distL="0" distR="0" wp14:anchorId="370EF768" wp14:editId="3AF9421A">
            <wp:extent cx="5904775" cy="6112048"/>
            <wp:effectExtent l="0" t="0" r="1270" b="3175"/>
            <wp:docPr id="2063750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50106" name="Picture 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904775" cy="6112048"/>
                    </a:xfrm>
                    <a:prstGeom prst="rect">
                      <a:avLst/>
                    </a:prstGeom>
                    <a:noFill/>
                  </pic:spPr>
                </pic:pic>
              </a:graphicData>
            </a:graphic>
          </wp:inline>
        </w:drawing>
      </w:r>
    </w:p>
    <w:p w14:paraId="3D6BAF3A" w14:textId="4FEA6B0A" w:rsidR="00857B44" w:rsidRDefault="00857B44" w:rsidP="00857B44"/>
    <w:p w14:paraId="029249A2" w14:textId="77777777" w:rsidR="003E35B2" w:rsidRDefault="003E35B2">
      <w:pPr>
        <w:rPr>
          <w:rFonts w:eastAsiaTheme="majorEastAsia" w:cstheme="majorBidi"/>
          <w:color w:val="0F4761" w:themeColor="accent1" w:themeShade="BF"/>
          <w:sz w:val="28"/>
          <w:szCs w:val="28"/>
        </w:rPr>
      </w:pPr>
      <w:r>
        <w:br w:type="page"/>
      </w:r>
    </w:p>
    <w:p w14:paraId="3661011C" w14:textId="14009289" w:rsidR="00FE6692" w:rsidRDefault="00D368F9" w:rsidP="00D368F9">
      <w:pPr>
        <w:pStyle w:val="Heading3"/>
      </w:pPr>
      <w:bookmarkStart w:id="28" w:name="_Toc230104706"/>
      <w:r>
        <w:lastRenderedPageBreak/>
        <w:t>Core concepts</w:t>
      </w:r>
      <w:bookmarkEnd w:id="28"/>
    </w:p>
    <w:p w14:paraId="28B34514" w14:textId="3E9AD962" w:rsidR="00D368F9" w:rsidRDefault="00D368F9" w:rsidP="00857B44">
      <w:r>
        <w:t xml:space="preserve">The catalogue is primarily focused on the classes within the filled blue area - </w:t>
      </w:r>
      <w:r w:rsidRPr="004A7C1E">
        <w:rPr>
          <w:rStyle w:val="IntenseEmphasis"/>
        </w:rPr>
        <w:t>catalogued resources</w:t>
      </w:r>
      <w:r>
        <w:t xml:space="preserve">. At present these are </w:t>
      </w:r>
      <w:r w:rsidRPr="00D368F9">
        <w:rPr>
          <w:rStyle w:val="IntenseEmphasis"/>
        </w:rPr>
        <w:t>Datasets</w:t>
      </w:r>
      <w:r>
        <w:t xml:space="preserve">, </w:t>
      </w:r>
      <w:r w:rsidRPr="00D368F9">
        <w:rPr>
          <w:rStyle w:val="IntenseEmphasis"/>
        </w:rPr>
        <w:t>Dataset Series</w:t>
      </w:r>
      <w:r>
        <w:t xml:space="preserve">, and </w:t>
      </w:r>
      <w:r w:rsidRPr="00D368F9">
        <w:rPr>
          <w:rStyle w:val="IntenseEmphasis"/>
        </w:rPr>
        <w:t>Data Services</w:t>
      </w:r>
      <w:r>
        <w:t xml:space="preserve">. These have </w:t>
      </w:r>
      <w:proofErr w:type="gramStart"/>
      <w:r>
        <w:t>a number of</w:t>
      </w:r>
      <w:proofErr w:type="gramEnd"/>
      <w:r>
        <w:t xml:space="preserve"> similar properties which allow for them to be identified in the catalogue and for version control, and they also have access to supporting classes such as Related Resource and Actors/ Roles (these will be described in more detail later)</w:t>
      </w:r>
    </w:p>
    <w:p w14:paraId="6B1AEB6B" w14:textId="070C407B" w:rsidR="00D368F9" w:rsidRDefault="00D368F9" w:rsidP="00857B44">
      <w:r>
        <w:t xml:space="preserve">A </w:t>
      </w:r>
      <w:r w:rsidRPr="00D368F9">
        <w:rPr>
          <w:rStyle w:val="IntenseEmphasis"/>
        </w:rPr>
        <w:t>Dataset</w:t>
      </w:r>
      <w:r>
        <w:rPr>
          <w:rStyle w:val="IntenseEmphasis"/>
        </w:rPr>
        <w:t xml:space="preserve"> </w:t>
      </w:r>
      <w:r w:rsidRPr="00D368F9">
        <w:t>in</w:t>
      </w:r>
      <w:r>
        <w:t xml:space="preserve"> this model describes any collection of data or information. Importantly, documentation is a type of dataset.</w:t>
      </w:r>
      <w:r w:rsidR="0095051D">
        <w:t xml:space="preserve"> A data delivery, a table or an Excel spreadsheet are examples of datasets.</w:t>
      </w:r>
    </w:p>
    <w:p w14:paraId="2B2258BA" w14:textId="7B7212F1" w:rsidR="00D368F9" w:rsidRDefault="00D368F9" w:rsidP="00857B44">
      <w:r>
        <w:t xml:space="preserve">A </w:t>
      </w:r>
      <w:r w:rsidRPr="00D368F9">
        <w:rPr>
          <w:rStyle w:val="IntenseEmphasis"/>
        </w:rPr>
        <w:t>Dataset Series</w:t>
      </w:r>
      <w:r>
        <w:t xml:space="preserve"> is a collection of datasets that are published separately but are group</w:t>
      </w:r>
      <w:r w:rsidR="0003563C">
        <w:t>ed</w:t>
      </w:r>
      <w:r>
        <w:t xml:space="preserve"> by a shared characteristic. A regular publication would be an example.</w:t>
      </w:r>
      <w:r w:rsidR="00FF1764">
        <w:t xml:space="preserve"> Individual datasets are also expected to belong to a Dataset Series (see below).</w:t>
      </w:r>
    </w:p>
    <w:p w14:paraId="5AEF2A69" w14:textId="1AB66101" w:rsidR="00D368F9" w:rsidRDefault="00D368F9" w:rsidP="00857B44">
      <w:r>
        <w:t xml:space="preserve">A </w:t>
      </w:r>
      <w:r w:rsidRPr="0095051D">
        <w:rPr>
          <w:rStyle w:val="IntenseEmphasis"/>
        </w:rPr>
        <w:t>Data Service</w:t>
      </w:r>
      <w:r>
        <w:t xml:space="preserve"> in the catalogue describes a method by which data is accessed - for instance an API or storage method. SharePoint is a </w:t>
      </w:r>
      <w:r w:rsidR="0095051D">
        <w:t>d</w:t>
      </w:r>
      <w:r>
        <w:t xml:space="preserve">ata </w:t>
      </w:r>
      <w:r w:rsidR="0095051D">
        <w:t>s</w:t>
      </w:r>
      <w:r>
        <w:t>ervice providing access</w:t>
      </w:r>
      <w:r w:rsidR="0095051D">
        <w:t xml:space="preserve"> to the information stored there, for instance.</w:t>
      </w:r>
      <w:r w:rsidR="00304774">
        <w:t xml:space="preserve"> This area of the model is still being developed.</w:t>
      </w:r>
    </w:p>
    <w:p w14:paraId="06CEE338" w14:textId="61D2773B" w:rsidR="0095051D" w:rsidRDefault="0095051D" w:rsidP="00857B44">
      <w:r>
        <w:t xml:space="preserve">A dataset is accessible as  one or more </w:t>
      </w:r>
      <w:r w:rsidRPr="0095051D">
        <w:rPr>
          <w:rStyle w:val="IntenseEmphasis"/>
        </w:rPr>
        <w:t>Distribution</w:t>
      </w:r>
      <w:r>
        <w:rPr>
          <w:rStyle w:val="IntenseEmphasis"/>
        </w:rPr>
        <w:t>(s)</w:t>
      </w:r>
      <w:r>
        <w:t>, which is a specific representation of the dataset including details of its storage location, its file size and media type.</w:t>
      </w:r>
    </w:p>
    <w:p w14:paraId="51410297" w14:textId="62E73260" w:rsidR="0095051D" w:rsidRDefault="0095051D" w:rsidP="00857B44">
      <w:r>
        <w:t xml:space="preserve">Resources are related to one another as a </w:t>
      </w:r>
      <w:r w:rsidRPr="0095051D">
        <w:rPr>
          <w:rStyle w:val="IntenseEmphasis"/>
        </w:rPr>
        <w:t>Related Resource</w:t>
      </w:r>
      <w:r>
        <w:t>. This class links datasets to publications or dataset series to their QMI documentation for example.</w:t>
      </w:r>
    </w:p>
    <w:p w14:paraId="287E7CF3" w14:textId="75F4DBE9" w:rsidR="0095051D" w:rsidRDefault="0095051D" w:rsidP="00857B44">
      <w:r>
        <w:t xml:space="preserve">A </w:t>
      </w:r>
      <w:r w:rsidRPr="0095051D">
        <w:rPr>
          <w:rStyle w:val="IntenseEmphasis"/>
        </w:rPr>
        <w:t>Catalogue Record</w:t>
      </w:r>
      <w:r>
        <w:t xml:space="preserve"> reflects changes made to the entries in the catalogue rather than the resources themselves. For instance</w:t>
      </w:r>
      <w:r w:rsidR="00773EB4">
        <w:t>,</w:t>
      </w:r>
      <w:r>
        <w:t xml:space="preserve"> it records when a dataset was added to the catalogue, but not when the actual dataset was published.</w:t>
      </w:r>
    </w:p>
    <w:p w14:paraId="6798D5E2" w14:textId="39C31EB3" w:rsidR="0095051D" w:rsidRDefault="0095051D" w:rsidP="00857B44">
      <w:r>
        <w:t xml:space="preserve">An </w:t>
      </w:r>
      <w:r w:rsidRPr="0095051D">
        <w:rPr>
          <w:rStyle w:val="IntenseEmphasis"/>
        </w:rPr>
        <w:t>Agent</w:t>
      </w:r>
      <w:r>
        <w:t xml:space="preserve"> is a person or an organisation who carries out some </w:t>
      </w:r>
      <w:r w:rsidRPr="0095051D">
        <w:rPr>
          <w:rStyle w:val="IntenseEmphasis"/>
        </w:rPr>
        <w:t>Role</w:t>
      </w:r>
      <w:r>
        <w:t xml:space="preserve"> , or </w:t>
      </w:r>
      <w:r w:rsidR="00773EB4">
        <w:t>function,</w:t>
      </w:r>
      <w:r>
        <w:t xml:space="preserve"> in relation to a resource. </w:t>
      </w:r>
      <w:r w:rsidR="00773EB4">
        <w:t>The Population Statistics team may be</w:t>
      </w:r>
      <w:r>
        <w:t xml:space="preserve"> </w:t>
      </w:r>
      <w:r w:rsidR="00773EB4">
        <w:t>the data steward of a dataset or dataset series.</w:t>
      </w:r>
    </w:p>
    <w:p w14:paraId="5E186468" w14:textId="012FA930" w:rsidR="00773EB4" w:rsidRDefault="00773EB4" w:rsidP="00857B44">
      <w:r>
        <w:t xml:space="preserve">For more details please see the </w:t>
      </w:r>
      <w:hyperlink r:id="rId15" w:history="1">
        <w:r w:rsidRPr="00773EB4">
          <w:rPr>
            <w:rStyle w:val="Hyperlink"/>
          </w:rPr>
          <w:t>Reports</w:t>
        </w:r>
      </w:hyperlink>
      <w:r>
        <w:t xml:space="preserve"> section of the model’s GitHub repository.</w:t>
      </w:r>
    </w:p>
    <w:p w14:paraId="1BEDD69D" w14:textId="77777777" w:rsidR="003E35B2" w:rsidRDefault="003E35B2" w:rsidP="00857B44"/>
    <w:p w14:paraId="307F67CD" w14:textId="1FDB2930" w:rsidR="00773EB4" w:rsidRDefault="00773EB4" w:rsidP="00773EB4">
      <w:pPr>
        <w:pStyle w:val="Heading2"/>
      </w:pPr>
      <w:bookmarkStart w:id="29" w:name="_Toc230104707"/>
      <w:r>
        <w:t>Logical Metadata Model</w:t>
      </w:r>
      <w:bookmarkEnd w:id="29"/>
    </w:p>
    <w:p w14:paraId="0E4EFCAC" w14:textId="77777777" w:rsidR="003E35B2" w:rsidRDefault="00773EB4" w:rsidP="00773EB4">
      <w:pPr>
        <w:sectPr w:rsidR="003E35B2">
          <w:pgSz w:w="11906" w:h="16838"/>
          <w:pgMar w:top="1440" w:right="1440" w:bottom="1440" w:left="1440" w:header="708" w:footer="708" w:gutter="0"/>
          <w:cols w:space="708"/>
          <w:docGrid w:linePitch="360"/>
        </w:sectPr>
      </w:pPr>
      <w:r>
        <w:t>The logical metadata model explains data structures in a way that is independent of a particular technology. It’s a blueprint which incorporates business logic and which forms the basis of physical models and database/catalogue design.</w:t>
      </w:r>
    </w:p>
    <w:p w14:paraId="45940AB4" w14:textId="77777777" w:rsidR="003E35B2" w:rsidRDefault="00773EB4" w:rsidP="00773EB4">
      <w:pPr>
        <w:sectPr w:rsidR="003E35B2" w:rsidSect="003E35B2">
          <w:pgSz w:w="16838" w:h="11906" w:orient="landscape"/>
          <w:pgMar w:top="1440" w:right="1440" w:bottom="1440" w:left="1440" w:header="708" w:footer="708" w:gutter="0"/>
          <w:cols w:space="708"/>
          <w:docGrid w:linePitch="360"/>
        </w:sectPr>
      </w:pPr>
      <w:r>
        <w:rPr>
          <w:noProof/>
        </w:rPr>
        <w:lastRenderedPageBreak/>
        <w:drawing>
          <wp:inline distT="0" distB="0" distL="0" distR="0" wp14:anchorId="73768AE6" wp14:editId="0029E391">
            <wp:extent cx="7872371" cy="6096597"/>
            <wp:effectExtent l="0" t="0" r="0" b="0"/>
            <wp:docPr id="1384176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76294"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7872371" cy="6096597"/>
                    </a:xfrm>
                    <a:prstGeom prst="rect">
                      <a:avLst/>
                    </a:prstGeom>
                    <a:noFill/>
                  </pic:spPr>
                </pic:pic>
              </a:graphicData>
            </a:graphic>
          </wp:inline>
        </w:drawing>
      </w:r>
    </w:p>
    <w:p w14:paraId="23582B17" w14:textId="2BB53997" w:rsidR="00773EB4" w:rsidRDefault="00FA135E" w:rsidP="003E35B2">
      <w:pPr>
        <w:pStyle w:val="Heading3"/>
      </w:pPr>
      <w:bookmarkStart w:id="30" w:name="_Toc230104708"/>
      <w:r>
        <w:lastRenderedPageBreak/>
        <w:t>Explanation</w:t>
      </w:r>
      <w:r w:rsidR="00304774">
        <w:t xml:space="preserve"> </w:t>
      </w:r>
      <w:r w:rsidR="00414E60">
        <w:t>of key</w:t>
      </w:r>
      <w:r w:rsidR="00304774">
        <w:t xml:space="preserve"> classes</w:t>
      </w:r>
      <w:bookmarkEnd w:id="30"/>
    </w:p>
    <w:p w14:paraId="2A6B3D78" w14:textId="5CA01097" w:rsidR="003E35B2" w:rsidRDefault="003E35B2" w:rsidP="00882EA7">
      <w:pPr>
        <w:pStyle w:val="Heading5"/>
      </w:pPr>
      <w:r>
        <w:t>Resource</w:t>
      </w:r>
    </w:p>
    <w:p w14:paraId="2294705D" w14:textId="77777777" w:rsidR="00F24AFD" w:rsidRDefault="003E35B2" w:rsidP="003E35B2">
      <w:r>
        <w:t xml:space="preserve">The Resource is the largest class </w:t>
      </w:r>
      <w:r w:rsidR="00201755">
        <w:t xml:space="preserve">in the </w:t>
      </w:r>
      <w:proofErr w:type="gramStart"/>
      <w:r w:rsidR="00201755">
        <w:t>model</w:t>
      </w:r>
      <w:r>
        <w:t>,</w:t>
      </w:r>
      <w:proofErr w:type="gramEnd"/>
      <w:r>
        <w:t xml:space="preserve"> however it’s not intended to ever be </w:t>
      </w:r>
      <w:r w:rsidR="00ED6FEE">
        <w:t>used directly</w:t>
      </w:r>
      <w:r>
        <w:t xml:space="preserve"> (you would never register </w:t>
      </w:r>
      <w:r w:rsidR="00E351BD">
        <w:t>an object of the</w:t>
      </w:r>
      <w:r>
        <w:t xml:space="preserve"> Resource </w:t>
      </w:r>
      <w:r w:rsidR="00E351BD">
        <w:t xml:space="preserve">class </w:t>
      </w:r>
      <w:r>
        <w:t xml:space="preserve">in the catalogue). It’s a </w:t>
      </w:r>
      <w:r w:rsidRPr="00F75186">
        <w:rPr>
          <w:rStyle w:val="IntenseEmphasis"/>
        </w:rPr>
        <w:t>supertype</w:t>
      </w:r>
      <w:r>
        <w:t xml:space="preserve"> which contains properties which are common to its </w:t>
      </w:r>
      <w:r w:rsidRPr="00F75186">
        <w:rPr>
          <w:rStyle w:val="IntenseEmphasis"/>
        </w:rPr>
        <w:t>subtypes</w:t>
      </w:r>
      <w:r>
        <w:t xml:space="preserve"> - the Dataset and Data Service classes. </w:t>
      </w:r>
    </w:p>
    <w:p w14:paraId="5E0CD3E2" w14:textId="6D95B02C" w:rsidR="003E35B2" w:rsidRDefault="003E35B2" w:rsidP="003E35B2">
      <w:r>
        <w:t xml:space="preserve">This means that a Dataset could use </w:t>
      </w:r>
      <w:r w:rsidRPr="007F508D">
        <w:rPr>
          <w:rStyle w:val="Emphasis"/>
        </w:rPr>
        <w:t>Title</w:t>
      </w:r>
      <w:r>
        <w:t xml:space="preserve">, </w:t>
      </w:r>
      <w:r w:rsidRPr="007F508D">
        <w:rPr>
          <w:rStyle w:val="Emphasis"/>
        </w:rPr>
        <w:t>Description</w:t>
      </w:r>
      <w:r>
        <w:t xml:space="preserve">, </w:t>
      </w:r>
      <w:r w:rsidRPr="007F508D">
        <w:rPr>
          <w:rStyle w:val="SubtleEmphasis"/>
        </w:rPr>
        <w:t>Created Date</w:t>
      </w:r>
      <w:r>
        <w:t xml:space="preserve">, the version identifiers, and more (what properties a dataset would </w:t>
      </w:r>
      <w:proofErr w:type="gramStart"/>
      <w:r>
        <w:t>actually use</w:t>
      </w:r>
      <w:proofErr w:type="gramEnd"/>
      <w:r>
        <w:t xml:space="preserve"> from </w:t>
      </w:r>
      <w:r w:rsidR="0061655B">
        <w:t>R</w:t>
      </w:r>
      <w:r>
        <w:t xml:space="preserve">esource is defined by the </w:t>
      </w:r>
      <w:r w:rsidR="00E05B62">
        <w:t xml:space="preserve">relevant </w:t>
      </w:r>
      <w:r>
        <w:t xml:space="preserve">domain profile). Datasets and Data Services also have properties of their own, which they can use in addition to anything in Resource. Dataset Series is a </w:t>
      </w:r>
      <w:r w:rsidR="00163931">
        <w:t>subtype</w:t>
      </w:r>
      <w:r>
        <w:t xml:space="preserve"> of Dataset, which means it can use any of its own properties, </w:t>
      </w:r>
      <w:r w:rsidRPr="0005746B">
        <w:rPr>
          <w:rStyle w:val="Strong"/>
        </w:rPr>
        <w:t>and</w:t>
      </w:r>
      <w:r>
        <w:t xml:space="preserve"> any property available to Dataset or Resource.</w:t>
      </w:r>
    </w:p>
    <w:p w14:paraId="22F206EB" w14:textId="528D81D7" w:rsidR="003E35B2" w:rsidRDefault="00EC22F7" w:rsidP="003E35B2">
      <w:r>
        <w:t>Importantly</w:t>
      </w:r>
      <w:r w:rsidR="003E35B2">
        <w:t>, its relationships are also inherited by its subtypes. A Dataset, Dataset Series or a Data Service can have Related Resources</w:t>
      </w:r>
      <w:r w:rsidR="0070184A">
        <w:t xml:space="preserve"> and </w:t>
      </w:r>
      <w:r w:rsidR="003E35B2">
        <w:t xml:space="preserve">have associated Catalogue Records and </w:t>
      </w:r>
      <w:r w:rsidR="0070184A">
        <w:t>so on.</w:t>
      </w:r>
    </w:p>
    <w:p w14:paraId="1177D22F" w14:textId="22E08174" w:rsidR="00201755" w:rsidRDefault="00201755" w:rsidP="00882EA7">
      <w:pPr>
        <w:pStyle w:val="Heading5"/>
      </w:pPr>
      <w:r>
        <w:t>Dataset Series</w:t>
      </w:r>
    </w:p>
    <w:p w14:paraId="12FEAFFC" w14:textId="2651B7A4" w:rsidR="00497B86" w:rsidRDefault="00201755" w:rsidP="00201755">
      <w:r>
        <w:t xml:space="preserve">The Dataset Series </w:t>
      </w:r>
      <w:r w:rsidR="00882EA7">
        <w:t xml:space="preserve">is intended to be used as a container for datasets. </w:t>
      </w:r>
      <w:r w:rsidR="00BA33E6">
        <w:t>As</w:t>
      </w:r>
      <w:r w:rsidR="00882EA7">
        <w:t xml:space="preserve"> it can use all the properties and relationships of dataset and resource classes, it’s an appropriate place to attach high-level information that applies to every dataset belonging to a collection such as the identity of the Data Steward. </w:t>
      </w:r>
      <w:r w:rsidR="006029D8">
        <w:t xml:space="preserve">It also has properties </w:t>
      </w:r>
      <w:r w:rsidR="00DA1F8B">
        <w:t>that help keep the datasets in the series organised</w:t>
      </w:r>
      <w:r w:rsidR="00191D97">
        <w:t xml:space="preserve"> and indicate when the series is next expected to be added to.</w:t>
      </w:r>
    </w:p>
    <w:p w14:paraId="61CBA6AE" w14:textId="3BB892AC" w:rsidR="00497B86" w:rsidRDefault="00E841B7" w:rsidP="00201755">
      <w:r>
        <w:t>A</w:t>
      </w:r>
      <w:r w:rsidR="00497B86">
        <w:t xml:space="preserve"> Dataset Series </w:t>
      </w:r>
      <w:r>
        <w:t>can</w:t>
      </w:r>
      <w:r w:rsidR="00497B86">
        <w:t xml:space="preserve"> have </w:t>
      </w:r>
      <w:r w:rsidR="00191D97">
        <w:t xml:space="preserve">different values in its </w:t>
      </w:r>
      <w:r>
        <w:t>properties</w:t>
      </w:r>
      <w:r w:rsidR="00497B86">
        <w:t xml:space="preserve"> than the individual datasets that make it up - for instance a dataset might have a temporal</w:t>
      </w:r>
      <w:r>
        <w:t xml:space="preserve"> (time)</w:t>
      </w:r>
      <w:r w:rsidR="00497B86">
        <w:t xml:space="preserve"> coverage of one year but ten of them in a series together have a coverage of ten years.</w:t>
      </w:r>
    </w:p>
    <w:p w14:paraId="7A0BDD94" w14:textId="68ECD7CA" w:rsidR="00497B86" w:rsidRDefault="00497B86" w:rsidP="00497B86">
      <w:pPr>
        <w:pStyle w:val="Heading5"/>
      </w:pPr>
      <w:r>
        <w:t>Dataset</w:t>
      </w:r>
    </w:p>
    <w:p w14:paraId="155B928D" w14:textId="376CF54D" w:rsidR="00497B86" w:rsidRPr="00497B86" w:rsidRDefault="00497B86" w:rsidP="00497B86">
      <w:r>
        <w:t xml:space="preserve">A dataset is any collection of data or information which can be accessed or downloaded. </w:t>
      </w:r>
      <w:r w:rsidR="00CC76AB">
        <w:t xml:space="preserve">A dataset can contain </w:t>
      </w:r>
      <w:proofErr w:type="gramStart"/>
      <w:r w:rsidR="00CC76AB">
        <w:t>datasets</w:t>
      </w:r>
      <w:proofErr w:type="gramEnd"/>
      <w:r w:rsidR="00CC76AB">
        <w:t xml:space="preserve"> and we would envision a structure where a dataset is made up of one or more versions, each of which links to a distribution. See the versioning section below for an illustration of how this is intended to work. </w:t>
      </w:r>
    </w:p>
    <w:p w14:paraId="79ED6EA2" w14:textId="6CD026ED" w:rsidR="00882EA7" w:rsidRDefault="00882EA7" w:rsidP="00882EA7">
      <w:pPr>
        <w:pStyle w:val="Heading5"/>
      </w:pPr>
      <w:r>
        <w:t>Annotation</w:t>
      </w:r>
    </w:p>
    <w:p w14:paraId="5C92CA85" w14:textId="5E97F593" w:rsidR="00882EA7" w:rsidRDefault="00882EA7" w:rsidP="00882EA7">
      <w:r>
        <w:t xml:space="preserve">Annotation allows </w:t>
      </w:r>
      <w:r w:rsidR="00497B86">
        <w:t xml:space="preserve">business areas to add brief notes to a resource which can be passed on to an API or other data service. Examples of an annotation are alerts which appear on a website, or usage notes for researchers. </w:t>
      </w:r>
    </w:p>
    <w:p w14:paraId="682C6A18" w14:textId="346B56BB" w:rsidR="00497B86" w:rsidRDefault="00497B86" w:rsidP="00497B86">
      <w:pPr>
        <w:pStyle w:val="Heading5"/>
      </w:pPr>
      <w:r>
        <w:t>Frequency</w:t>
      </w:r>
    </w:p>
    <w:p w14:paraId="7BC407C8" w14:textId="69DA056E" w:rsidR="00497B86" w:rsidRDefault="00497B86" w:rsidP="00497B86">
      <w:r>
        <w:t>A dataset or dataset series may have more than one frequency of interest to the business  - frequency of collection,</w:t>
      </w:r>
      <w:r w:rsidR="00304774">
        <w:t xml:space="preserve"> </w:t>
      </w:r>
      <w:r>
        <w:t>delivery, publication and so on. This class allows multiple different types of frequency to be associated with a dataset or series.</w:t>
      </w:r>
    </w:p>
    <w:p w14:paraId="6EACD927" w14:textId="7080CACB" w:rsidR="00CC76AB" w:rsidRDefault="00CC76AB" w:rsidP="00CC76AB">
      <w:pPr>
        <w:pStyle w:val="Heading5"/>
      </w:pPr>
      <w:r>
        <w:t>Distribution</w:t>
      </w:r>
    </w:p>
    <w:p w14:paraId="210DA810" w14:textId="56FBBF84" w:rsidR="000727A4" w:rsidRDefault="00CC76AB" w:rsidP="000727A4">
      <w:r>
        <w:t xml:space="preserve">The Distribution contains all the details about where and how a particular representation of a dataset can be accessed. It is </w:t>
      </w:r>
      <w:r w:rsidRPr="00CC76AB">
        <w:rPr>
          <w:i/>
          <w:iCs/>
        </w:rPr>
        <w:t>not</w:t>
      </w:r>
      <w:r>
        <w:t xml:space="preserve"> considered a catalogued resource in its own </w:t>
      </w:r>
      <w:proofErr w:type="gramStart"/>
      <w:r>
        <w:t>right, and</w:t>
      </w:r>
      <w:proofErr w:type="gramEnd"/>
      <w:r>
        <w:t xml:space="preserve"> doesn’t have access to any resource properties or relationships. </w:t>
      </w:r>
    </w:p>
    <w:p w14:paraId="12EF20BE" w14:textId="77777777" w:rsidR="000727A4" w:rsidRDefault="000727A4">
      <w:r>
        <w:br w:type="page"/>
      </w:r>
    </w:p>
    <w:p w14:paraId="40ECC985" w14:textId="3AB032CE" w:rsidR="000727A4" w:rsidRDefault="000727A4" w:rsidP="000727A4">
      <w:pPr>
        <w:pStyle w:val="Heading1"/>
      </w:pPr>
      <w:bookmarkStart w:id="31" w:name="_Toc230104709"/>
      <w:r>
        <w:lastRenderedPageBreak/>
        <w:t>Series</w:t>
      </w:r>
      <w:bookmarkEnd w:id="31"/>
    </w:p>
    <w:p w14:paraId="1334740F" w14:textId="119BDCB7" w:rsidR="001E71BE" w:rsidRDefault="000727A4" w:rsidP="000727A4">
      <w:r>
        <w:t>As described earlier, a Dataset Series is a container for datasets that have so</w:t>
      </w:r>
      <w:r w:rsidR="0003563C">
        <w:t xml:space="preserve">mething in common - </w:t>
      </w:r>
      <w:r w:rsidR="001E71BE">
        <w:t>for instance an annual publication or monthly ingest. Throughout all domain profiles we expect that every dataset will be part of a series - even if it is a single dataset. This will provide a consistent structure across the organisation and allow a common top level when dealing with datasets that will let us attach the same kind of information (owners, associated documentation, etc) at the same level in the catalogue. This will be expanded on in the domain profiles.</w:t>
      </w:r>
    </w:p>
    <w:p w14:paraId="04D86BAF" w14:textId="507EAA3A" w:rsidR="001E71BE" w:rsidRDefault="001E71BE" w:rsidP="000727A4">
      <w:r>
        <w:t>Dataset series work by indicating the first and last datasets in the series (these may be the same dataset in practice). Each dataset in the series identifies the series it belongs to, and the previous and next in the series. This allows a chain to be built.</w:t>
      </w:r>
    </w:p>
    <w:p w14:paraId="77B455F4" w14:textId="77777777" w:rsidR="00164223" w:rsidRDefault="00164223" w:rsidP="000727A4"/>
    <w:p w14:paraId="4C3B9BFF" w14:textId="10D4CDAE" w:rsidR="001E71BE" w:rsidRDefault="001E71BE" w:rsidP="000727A4">
      <w:r>
        <w:rPr>
          <w:noProof/>
        </w:rPr>
        <w:drawing>
          <wp:inline distT="0" distB="0" distL="0" distR="0" wp14:anchorId="4EE339C4" wp14:editId="38DE670D">
            <wp:extent cx="5731510" cy="2331085"/>
            <wp:effectExtent l="0" t="0" r="2540" b="0"/>
            <wp:docPr id="3770529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52902" name="Picture 377052902"/>
                    <pic:cNvPicPr/>
                  </pic:nvPicPr>
                  <pic:blipFill>
                    <a:blip r:embed="rId17">
                      <a:extLst>
                        <a:ext uri="{28A0092B-C50C-407E-A947-70E740481C1C}">
                          <a14:useLocalDpi xmlns:a14="http://schemas.microsoft.com/office/drawing/2010/main" val="0"/>
                        </a:ext>
                      </a:extLst>
                    </a:blip>
                    <a:stretch>
                      <a:fillRect/>
                    </a:stretch>
                  </pic:blipFill>
                  <pic:spPr>
                    <a:xfrm>
                      <a:off x="0" y="0"/>
                      <a:ext cx="5731510" cy="2331085"/>
                    </a:xfrm>
                    <a:prstGeom prst="rect">
                      <a:avLst/>
                    </a:prstGeom>
                  </pic:spPr>
                </pic:pic>
              </a:graphicData>
            </a:graphic>
          </wp:inline>
        </w:drawing>
      </w:r>
    </w:p>
    <w:p w14:paraId="6375CB50" w14:textId="77777777" w:rsidR="00164223" w:rsidRPr="000727A4" w:rsidRDefault="00164223" w:rsidP="000727A4"/>
    <w:p w14:paraId="1774CDF1" w14:textId="46B2E9E1" w:rsidR="00057383" w:rsidRPr="009E424A" w:rsidRDefault="1956691E" w:rsidP="1956691E">
      <w:pPr>
        <w:rPr>
          <w:i/>
          <w:iCs/>
        </w:rPr>
      </w:pPr>
      <w:r>
        <w:t xml:space="preserve">A single dataset which is alone in a series will not have a value assigned to </w:t>
      </w:r>
      <w:r w:rsidRPr="1956691E">
        <w:rPr>
          <w:rStyle w:val="Emphasis"/>
        </w:rPr>
        <w:t>Previous</w:t>
      </w:r>
      <w:r>
        <w:t xml:space="preserve"> or </w:t>
      </w:r>
      <w:r w:rsidRPr="1956691E">
        <w:rPr>
          <w:rStyle w:val="Emphasis"/>
        </w:rPr>
        <w:t xml:space="preserve">Next. </w:t>
      </w:r>
      <w:r>
        <w:t xml:space="preserve">The Dataset Series to which it belongs will identify that dataset as the </w:t>
      </w:r>
      <w:r w:rsidRPr="1956691E">
        <w:rPr>
          <w:rStyle w:val="Emphasis"/>
        </w:rPr>
        <w:t xml:space="preserve">First </w:t>
      </w:r>
      <w:r w:rsidRPr="1956691E">
        <w:rPr>
          <w:rStyle w:val="Strong"/>
        </w:rPr>
        <w:t>and</w:t>
      </w:r>
      <w:r w:rsidRPr="1956691E">
        <w:rPr>
          <w:rStyle w:val="Emphasis"/>
        </w:rPr>
        <w:t xml:space="preserve"> Last.</w:t>
      </w:r>
      <w:r w:rsidR="00C56CA6">
        <w:br w:type="page"/>
      </w:r>
    </w:p>
    <w:p w14:paraId="1C5CF312" w14:textId="3B391203" w:rsidR="00CC76AB" w:rsidRDefault="00CC76AB" w:rsidP="000727A4">
      <w:pPr>
        <w:pStyle w:val="Heading1"/>
      </w:pPr>
      <w:bookmarkStart w:id="32" w:name="_Toc230104710"/>
      <w:r>
        <w:lastRenderedPageBreak/>
        <w:t>Versioning</w:t>
      </w:r>
      <w:bookmarkEnd w:id="32"/>
    </w:p>
    <w:p w14:paraId="446FA90E" w14:textId="1E918E2C" w:rsidR="005B4EBC" w:rsidRDefault="005B4EBC" w:rsidP="005B4EBC">
      <w:r>
        <w:t xml:space="preserve">This model provides two different methods of versioning, </w:t>
      </w:r>
      <w:r w:rsidRPr="005B4EBC">
        <w:rPr>
          <w:rStyle w:val="IntenseEmphasis"/>
        </w:rPr>
        <w:t>version</w:t>
      </w:r>
      <w:r>
        <w:t xml:space="preserve"> and </w:t>
      </w:r>
      <w:r w:rsidRPr="005B4EBC">
        <w:rPr>
          <w:rStyle w:val="IntenseEmphasis"/>
        </w:rPr>
        <w:t>replace</w:t>
      </w:r>
      <w:r>
        <w:t xml:space="preserve">. Properties relating to these are found in the Resource class and are available to all catalogued resources. Distributions only have the </w:t>
      </w:r>
      <w:r w:rsidRPr="005B4EBC">
        <w:rPr>
          <w:rStyle w:val="IntenseEmphasis"/>
        </w:rPr>
        <w:t>replace</w:t>
      </w:r>
      <w:r>
        <w:rPr>
          <w:rStyle w:val="IntenseEmphasis"/>
        </w:rPr>
        <w:t xml:space="preserve"> </w:t>
      </w:r>
      <w:r w:rsidRPr="005B4EBC">
        <w:t>method</w:t>
      </w:r>
      <w:r>
        <w:t xml:space="preserve"> </w:t>
      </w:r>
      <w:r w:rsidR="000F5D5B">
        <w:t>available.</w:t>
      </w:r>
    </w:p>
    <w:p w14:paraId="360DE14A" w14:textId="1E1BE169" w:rsidR="000F5D5B" w:rsidRPr="005B4EBC" w:rsidRDefault="000F5D5B" w:rsidP="000F5D5B">
      <w:pPr>
        <w:pStyle w:val="Heading4"/>
      </w:pPr>
      <w:r>
        <w:t>Version method</w:t>
      </w:r>
    </w:p>
    <w:p w14:paraId="334DF535" w14:textId="319BF489" w:rsidR="000F5D5B" w:rsidRDefault="000F5D5B" w:rsidP="00CC76AB">
      <w:r>
        <w:t xml:space="preserve">The typical method of version control used for datasets </w:t>
      </w:r>
      <w:r w:rsidR="00EB71D0">
        <w:t xml:space="preserve">where previous versions are preserved and intended to be accessible. This involves datasets being constructed in two layers - an abstract layer which acts as a container for </w:t>
      </w:r>
      <w:proofErr w:type="gramStart"/>
      <w:r w:rsidR="00EB71D0">
        <w:t>all of</w:t>
      </w:r>
      <w:proofErr w:type="gramEnd"/>
      <w:r w:rsidR="00EB71D0">
        <w:t xml:space="preserve"> its versions and points to its latest version using the properties </w:t>
      </w:r>
      <w:r w:rsidR="00EB71D0" w:rsidRPr="00EC22F7">
        <w:rPr>
          <w:rStyle w:val="Emphasis"/>
        </w:rPr>
        <w:t>Has Version</w:t>
      </w:r>
      <w:r w:rsidR="00EB71D0">
        <w:t xml:space="preserve"> and </w:t>
      </w:r>
      <w:r w:rsidR="00EB71D0" w:rsidRPr="00EC22F7">
        <w:rPr>
          <w:rStyle w:val="Emphasis"/>
        </w:rPr>
        <w:t>Current Version</w:t>
      </w:r>
      <w:r w:rsidR="00EB71D0">
        <w:t xml:space="preserve">, and the individual versions in the lower layer linked to one another with </w:t>
      </w:r>
      <w:r w:rsidR="00EB71D0" w:rsidRPr="00EC22F7">
        <w:rPr>
          <w:rStyle w:val="Emphasis"/>
        </w:rPr>
        <w:t>Previous Version</w:t>
      </w:r>
      <w:r w:rsidR="00EB71D0">
        <w:t xml:space="preserve">. </w:t>
      </w:r>
    </w:p>
    <w:p w14:paraId="2939AF3F" w14:textId="4608D943" w:rsidR="009B594C" w:rsidRDefault="009B594C" w:rsidP="00CC76AB">
      <w:r>
        <w:rPr>
          <w:noProof/>
        </w:rPr>
        <w:drawing>
          <wp:inline distT="0" distB="0" distL="0" distR="0" wp14:anchorId="5C83C8FD" wp14:editId="0E3BE449">
            <wp:extent cx="5731510" cy="2881630"/>
            <wp:effectExtent l="0" t="0" r="0" b="0"/>
            <wp:docPr id="686039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39673" name="Picture 686039673"/>
                    <pic:cNvPicPr/>
                  </pic:nvPicPr>
                  <pic:blipFill>
                    <a:blip r:embed="rId18">
                      <a:extLst>
                        <a:ext uri="{28A0092B-C50C-407E-A947-70E740481C1C}">
                          <a14:useLocalDpi xmlns:a14="http://schemas.microsoft.com/office/drawing/2010/main" val="0"/>
                        </a:ext>
                      </a:extLst>
                    </a:blip>
                    <a:stretch>
                      <a:fillRect/>
                    </a:stretch>
                  </pic:blipFill>
                  <pic:spPr>
                    <a:xfrm>
                      <a:off x="0" y="0"/>
                      <a:ext cx="5731510" cy="2881630"/>
                    </a:xfrm>
                    <a:prstGeom prst="rect">
                      <a:avLst/>
                    </a:prstGeom>
                  </pic:spPr>
                </pic:pic>
              </a:graphicData>
            </a:graphic>
          </wp:inline>
        </w:drawing>
      </w:r>
    </w:p>
    <w:p w14:paraId="76D951D9" w14:textId="0F4199EC" w:rsidR="009B594C" w:rsidRDefault="009B594C" w:rsidP="00CC76AB">
      <w:r>
        <w:t>This will create a minimal version chain. The versions can be further fleshed out with a version name or number and version notes using the appropriate properties.</w:t>
      </w:r>
    </w:p>
    <w:p w14:paraId="2D423A65" w14:textId="5093A7F0" w:rsidR="009B594C" w:rsidRDefault="009B594C" w:rsidP="009B594C">
      <w:pPr>
        <w:pStyle w:val="Heading4"/>
      </w:pPr>
      <w:r>
        <w:t>Replace method</w:t>
      </w:r>
    </w:p>
    <w:p w14:paraId="36846338" w14:textId="619CCB99" w:rsidR="009B594C" w:rsidRDefault="009B594C" w:rsidP="009B594C">
      <w:r>
        <w:t xml:space="preserve">Replace is used in the same way but only where a new version completely supersedes or replaces the other and the previous version isn’t intended to be accessed or preserved. </w:t>
      </w:r>
      <w:r w:rsidR="00421831">
        <w:t xml:space="preserve">It uses the property </w:t>
      </w:r>
      <w:r w:rsidR="00421831" w:rsidRPr="00EC22F7">
        <w:rPr>
          <w:rStyle w:val="Emphasis"/>
        </w:rPr>
        <w:t>Replaces</w:t>
      </w:r>
      <w:r w:rsidR="00EC22F7">
        <w:t xml:space="preserve"> </w:t>
      </w:r>
      <w:r w:rsidR="00421831">
        <w:t xml:space="preserve">rather than </w:t>
      </w:r>
      <w:r w:rsidR="00421831" w:rsidRPr="00EC22F7">
        <w:rPr>
          <w:rStyle w:val="Emphasis"/>
        </w:rPr>
        <w:t>Previous Version</w:t>
      </w:r>
      <w:r w:rsidR="00421831">
        <w:t xml:space="preserve">. </w:t>
      </w:r>
      <w:r>
        <w:t>While it is available to datasets depending on the domain profile it is mainly expected to be used in distributions</w:t>
      </w:r>
      <w:r w:rsidR="00421831">
        <w:t xml:space="preserve"> where a change in distribution completely replaces the file that will be accessed. It doesn’t necessarily imply a version chain</w:t>
      </w:r>
      <w:r w:rsidR="000C301E">
        <w:t xml:space="preserve"> so shouldn’t be used if the version chain is important</w:t>
      </w:r>
      <w:r w:rsidR="00421831">
        <w:t>.</w:t>
      </w:r>
    </w:p>
    <w:p w14:paraId="1F1D8077" w14:textId="1715A6E6" w:rsidR="00421831" w:rsidRPr="009B594C" w:rsidRDefault="00421831" w:rsidP="009B594C">
      <w:r>
        <w:t xml:space="preserve">For more in-depth information please see the </w:t>
      </w:r>
      <w:hyperlink r:id="rId19" w:anchor="dataset-versions" w:history="1">
        <w:r w:rsidRPr="003F5F10">
          <w:rPr>
            <w:rStyle w:val="Hyperlink"/>
          </w:rPr>
          <w:t>DCAT explanation of versioning</w:t>
        </w:r>
      </w:hyperlink>
      <w:r>
        <w:t>.</w:t>
      </w:r>
    </w:p>
    <w:p w14:paraId="53CF60DC" w14:textId="77777777" w:rsidR="00057383" w:rsidRDefault="00057383">
      <w:pPr>
        <w:rPr>
          <w:rStyle w:val="IntenseEmphasis"/>
          <w:rFonts w:asciiTheme="majorHAnsi" w:eastAsiaTheme="majorEastAsia" w:hAnsiTheme="majorHAnsi" w:cstheme="majorBidi"/>
          <w:i w:val="0"/>
          <w:iCs w:val="0"/>
          <w:sz w:val="40"/>
          <w:szCs w:val="40"/>
        </w:rPr>
      </w:pPr>
      <w:r>
        <w:rPr>
          <w:rStyle w:val="IntenseEmphasis"/>
          <w:i w:val="0"/>
          <w:iCs w:val="0"/>
        </w:rPr>
        <w:br w:type="page"/>
      </w:r>
    </w:p>
    <w:p w14:paraId="33E89133" w14:textId="770D49A6" w:rsidR="00D368F9" w:rsidRDefault="000727A4" w:rsidP="000727A4">
      <w:pPr>
        <w:pStyle w:val="Heading1"/>
        <w:rPr>
          <w:rStyle w:val="IntenseEmphasis"/>
          <w:i w:val="0"/>
          <w:iCs w:val="0"/>
        </w:rPr>
      </w:pPr>
      <w:bookmarkStart w:id="33" w:name="_Toc230104711"/>
      <w:r w:rsidRPr="000727A4">
        <w:rPr>
          <w:rStyle w:val="IntenseEmphasis"/>
          <w:i w:val="0"/>
          <w:iCs w:val="0"/>
        </w:rPr>
        <w:lastRenderedPageBreak/>
        <w:t>Actors, Roles and Attribution</w:t>
      </w:r>
      <w:bookmarkEnd w:id="33"/>
    </w:p>
    <w:p w14:paraId="14932C7A" w14:textId="5B0F544D" w:rsidR="00057383" w:rsidRDefault="00057383" w:rsidP="00057383">
      <w:r>
        <w:t xml:space="preserve">The </w:t>
      </w:r>
      <w:r w:rsidR="006F64C2">
        <w:t>A</w:t>
      </w:r>
      <w:r>
        <w:t>ttribution system allows for any number of roles (activities) and agents (people, teams and organisations) to be related to a catalogued resource.</w:t>
      </w:r>
      <w:r w:rsidR="00262F52">
        <w:t xml:space="preserve"> The attribution class </w:t>
      </w:r>
      <w:r w:rsidR="001322C1">
        <w:t>enables</w:t>
      </w:r>
      <w:r w:rsidR="00262F52">
        <w:t xml:space="preserve"> basic tracking of the validity of an attribution as well - for instance if it has an end </w:t>
      </w:r>
      <w:r w:rsidR="006A777E">
        <w:t>date,</w:t>
      </w:r>
      <w:r w:rsidR="00262F52">
        <w:t xml:space="preserve"> we know that person is no longer performing that role.</w:t>
      </w:r>
    </w:p>
    <w:p w14:paraId="358972D0" w14:textId="77777777" w:rsidR="00057383" w:rsidRPr="00057383" w:rsidRDefault="00057383" w:rsidP="00057383"/>
    <w:p w14:paraId="528F7498" w14:textId="0815A329" w:rsidR="00057383" w:rsidRPr="00057383" w:rsidRDefault="00057383" w:rsidP="00057383">
      <w:r>
        <w:rPr>
          <w:noProof/>
        </w:rPr>
        <w:drawing>
          <wp:inline distT="0" distB="0" distL="0" distR="0" wp14:anchorId="41210987" wp14:editId="6F55C38C">
            <wp:extent cx="5731510" cy="3141165"/>
            <wp:effectExtent l="0" t="0" r="2540" b="2540"/>
            <wp:docPr id="18739832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83267" name="Picture 8"/>
                    <pic:cNvPicPr/>
                  </pic:nvPicPr>
                  <pic:blipFill>
                    <a:blip r:embed="rId20">
                      <a:extLst>
                        <a:ext uri="{28A0092B-C50C-407E-A947-70E740481C1C}">
                          <a14:useLocalDpi xmlns:a14="http://schemas.microsoft.com/office/drawing/2010/main" val="0"/>
                        </a:ext>
                      </a:extLst>
                    </a:blip>
                    <a:stretch>
                      <a:fillRect/>
                    </a:stretch>
                  </pic:blipFill>
                  <pic:spPr>
                    <a:xfrm>
                      <a:off x="0" y="0"/>
                      <a:ext cx="5731510" cy="3141165"/>
                    </a:xfrm>
                    <a:prstGeom prst="rect">
                      <a:avLst/>
                    </a:prstGeom>
                  </pic:spPr>
                </pic:pic>
              </a:graphicData>
            </a:graphic>
          </wp:inline>
        </w:drawing>
      </w:r>
    </w:p>
    <w:p w14:paraId="30C50035" w14:textId="1E02C295" w:rsidR="001E71BE" w:rsidRDefault="00262F52" w:rsidP="001E71BE">
      <w:r>
        <w:t xml:space="preserve">In </w:t>
      </w:r>
      <w:proofErr w:type="gramStart"/>
      <w:r>
        <w:t>addition</w:t>
      </w:r>
      <w:proofErr w:type="gramEnd"/>
      <w:r>
        <w:t xml:space="preserve"> there are currently some “hard-coded” roles in the Resource class - </w:t>
      </w:r>
      <w:r w:rsidRPr="00DC2BBB">
        <w:rPr>
          <w:rStyle w:val="Emphasis"/>
        </w:rPr>
        <w:t>Contact Point</w:t>
      </w:r>
      <w:r>
        <w:t xml:space="preserve">, </w:t>
      </w:r>
      <w:r w:rsidRPr="00DC2BBB">
        <w:rPr>
          <w:rStyle w:val="Emphasis"/>
        </w:rPr>
        <w:t>Creator</w:t>
      </w:r>
      <w:r>
        <w:t xml:space="preserve"> and </w:t>
      </w:r>
      <w:r w:rsidRPr="00DC2BBB">
        <w:rPr>
          <w:rStyle w:val="Emphasis"/>
        </w:rPr>
        <w:t>Contributor</w:t>
      </w:r>
      <w:r>
        <w:t xml:space="preserve">. These </w:t>
      </w:r>
      <w:r w:rsidR="00835AD6">
        <w:t xml:space="preserve">properties </w:t>
      </w:r>
      <w:r>
        <w:t xml:space="preserve">provide a </w:t>
      </w:r>
      <w:r w:rsidR="00835AD6">
        <w:t>simple</w:t>
      </w:r>
      <w:r>
        <w:t xml:space="preserve"> way to note down the details of </w:t>
      </w:r>
      <w:r w:rsidR="00835AD6">
        <w:t xml:space="preserve">key individuals in a “who do I email about this dataset” kind of way without the need to instantiate an agent, role and attribution. </w:t>
      </w:r>
      <w:r w:rsidR="004E37E6">
        <w:t>However,</w:t>
      </w:r>
      <w:r w:rsidR="00835AD6">
        <w:t xml:space="preserve"> it may be preferable to use the full attribution system as well for these properties. This is likely to be developed further in the future.</w:t>
      </w:r>
    </w:p>
    <w:p w14:paraId="4967AD5C" w14:textId="714F5FFC" w:rsidR="00231405" w:rsidRDefault="00231405" w:rsidP="00231405">
      <w:pPr>
        <w:pStyle w:val="Heading1"/>
      </w:pPr>
      <w:bookmarkStart w:id="34" w:name="_Toc230104712"/>
      <w:r>
        <w:t>Next Steps</w:t>
      </w:r>
      <w:bookmarkEnd w:id="34"/>
    </w:p>
    <w:p w14:paraId="77DDF7E0" w14:textId="5E6CC002" w:rsidR="00231405" w:rsidRDefault="00231405" w:rsidP="00231405">
      <w:r>
        <w:t xml:space="preserve">The model is currently being developed by the Enterprise Metadata Management team in the Data Architecture Branch. Aside from expanding the classes and properties to meet requirements of the business areas wanting to align their systems with the ONS Metadata Model and building domain profiles for those areas, a </w:t>
      </w:r>
      <w:proofErr w:type="gramStart"/>
      <w:r>
        <w:t>non-exhaustive lists of next</w:t>
      </w:r>
      <w:r w:rsidR="007E3F7D">
        <w:t xml:space="preserve"> steps</w:t>
      </w:r>
      <w:proofErr w:type="gramEnd"/>
      <w:r>
        <w:t xml:space="preserve"> includes:</w:t>
      </w:r>
    </w:p>
    <w:p w14:paraId="575FE56B" w14:textId="54A8A7A3" w:rsidR="00231405" w:rsidRDefault="00231405" w:rsidP="007E3F7D">
      <w:pPr>
        <w:pStyle w:val="ListParagraph"/>
        <w:numPr>
          <w:ilvl w:val="0"/>
          <w:numId w:val="4"/>
        </w:numPr>
      </w:pPr>
      <w:r>
        <w:t xml:space="preserve">Solidifying </w:t>
      </w:r>
      <w:r w:rsidR="007E3F7D">
        <w:t xml:space="preserve">the </w:t>
      </w:r>
      <w:r>
        <w:t>Data Service</w:t>
      </w:r>
      <w:r w:rsidR="007E3F7D">
        <w:t xml:space="preserve"> class</w:t>
      </w:r>
    </w:p>
    <w:p w14:paraId="0DE5935A" w14:textId="5CDCB173" w:rsidR="00231405" w:rsidRDefault="00231405" w:rsidP="007E3F7D">
      <w:pPr>
        <w:pStyle w:val="ListParagraph"/>
        <w:numPr>
          <w:ilvl w:val="0"/>
          <w:numId w:val="4"/>
        </w:numPr>
      </w:pPr>
      <w:r>
        <w:t>Building out controlled vocabularies</w:t>
      </w:r>
      <w:r w:rsidR="007E3F7D">
        <w:t>, especially type lists</w:t>
      </w:r>
    </w:p>
    <w:p w14:paraId="043B3B67" w14:textId="1776744E" w:rsidR="007E3F7D" w:rsidRDefault="00231405" w:rsidP="007E3F7D">
      <w:pPr>
        <w:pStyle w:val="ListParagraph"/>
        <w:numPr>
          <w:ilvl w:val="0"/>
          <w:numId w:val="4"/>
        </w:numPr>
      </w:pPr>
      <w:r>
        <w:t>Developing a Documentation model</w:t>
      </w:r>
      <w:r w:rsidR="007E3F7D">
        <w:t xml:space="preserve"> (or deciding not to do that)</w:t>
      </w:r>
    </w:p>
    <w:p w14:paraId="2E7E676B" w14:textId="34C77F86" w:rsidR="001544AE" w:rsidRDefault="008E2902" w:rsidP="007E3F7D">
      <w:pPr>
        <w:pStyle w:val="ListParagraph"/>
        <w:numPr>
          <w:ilvl w:val="0"/>
          <w:numId w:val="4"/>
        </w:numPr>
      </w:pPr>
      <w:r>
        <w:t>Creating domain profiles</w:t>
      </w:r>
    </w:p>
    <w:p w14:paraId="7F13F493" w14:textId="71310203" w:rsidR="007E3F7D" w:rsidRDefault="007E3F7D">
      <w:r>
        <w:br w:type="page"/>
      </w:r>
    </w:p>
    <w:p w14:paraId="4E562C2D" w14:textId="23F69A3F" w:rsidR="007E3F7D" w:rsidRDefault="007E3F7D" w:rsidP="007E3F7D">
      <w:pPr>
        <w:pStyle w:val="Heading1"/>
      </w:pPr>
      <w:bookmarkStart w:id="35" w:name="_Toc230104713"/>
      <w:r>
        <w:lastRenderedPageBreak/>
        <w:t>Further Information &amp; Contact Details</w:t>
      </w:r>
      <w:bookmarkEnd w:id="35"/>
    </w:p>
    <w:p w14:paraId="44AEF800" w14:textId="27EA7A2C" w:rsidR="00EA5B4F" w:rsidRPr="00EA5B4F" w:rsidRDefault="00EA5B4F" w:rsidP="00EA5B4F">
      <w:pPr>
        <w:pStyle w:val="Heading2"/>
      </w:pPr>
      <w:bookmarkStart w:id="36" w:name="_Toc230104714"/>
      <w:r>
        <w:t>Additional Reading</w:t>
      </w:r>
      <w:bookmarkEnd w:id="36"/>
    </w:p>
    <w:p w14:paraId="72F0645A" w14:textId="333FFFED" w:rsidR="007E3F7D" w:rsidRDefault="007E3F7D" w:rsidP="007E3F7D">
      <w:r>
        <w:t>The metadata model is based mostly on DCAT, preferring to take classes and resources from standard vocabularies and their approved extensions in this order of descending preference:</w:t>
      </w:r>
    </w:p>
    <w:p w14:paraId="0E5AA272" w14:textId="25B7BA67" w:rsidR="007E3F7D" w:rsidRDefault="007E3F7D" w:rsidP="007E3F7D">
      <w:hyperlink r:id="rId21" w:anchor="data-catalogue-vocabulary-dcat" w:history="1">
        <w:r w:rsidRPr="007E3F7D">
          <w:rPr>
            <w:rStyle w:val="Hyperlink"/>
          </w:rPr>
          <w:t>DCAT-UK (the UK Cross-Government Metadata Exchange Model)</w:t>
        </w:r>
      </w:hyperlink>
    </w:p>
    <w:p w14:paraId="2B622BB5" w14:textId="1B859ED3" w:rsidR="007E3F7D" w:rsidRDefault="007E3F7D" w:rsidP="007E3F7D">
      <w:hyperlink r:id="rId22" w:history="1">
        <w:r w:rsidRPr="007E3F7D">
          <w:rPr>
            <w:rStyle w:val="Hyperlink"/>
          </w:rPr>
          <w:t>DCAT version 3 (Data Catalogue Vocabulary)</w:t>
        </w:r>
      </w:hyperlink>
    </w:p>
    <w:p w14:paraId="35C92EEA" w14:textId="51A7969D" w:rsidR="007E3F7D" w:rsidRDefault="007E3F7D" w:rsidP="007E3F7D">
      <w:hyperlink r:id="rId23" w:history="1">
        <w:r w:rsidRPr="007E3F7D">
          <w:rPr>
            <w:rStyle w:val="Hyperlink"/>
          </w:rPr>
          <w:t>DCAT-AP (the European implementation of DCAT)</w:t>
        </w:r>
      </w:hyperlink>
    </w:p>
    <w:p w14:paraId="6942BE55" w14:textId="45D5AE30" w:rsidR="007E3F7D" w:rsidRDefault="007E3F7D" w:rsidP="007E3F7D">
      <w:hyperlink r:id="rId24" w:history="1">
        <w:r w:rsidRPr="007E3F7D">
          <w:rPr>
            <w:rStyle w:val="Hyperlink"/>
          </w:rPr>
          <w:t>DDI-CDI (Data Documentation Initiative Cross Domain Integration language)</w:t>
        </w:r>
      </w:hyperlink>
    </w:p>
    <w:p w14:paraId="1D7C6E9C" w14:textId="1F0CA361" w:rsidR="007E3F7D" w:rsidRDefault="007E3F7D" w:rsidP="007E3F7D">
      <w:r>
        <w:t>Within the model each class and property clearly identifies which vocabulary it has been drawn from</w:t>
      </w:r>
      <w:r w:rsidR="00EA5B4F">
        <w:t>.</w:t>
      </w:r>
    </w:p>
    <w:p w14:paraId="50D369AE" w14:textId="584A9B50" w:rsidR="00EA5B4F" w:rsidRDefault="00EA5B4F" w:rsidP="007E3F7D">
      <w:r>
        <w:t xml:space="preserve">The ONS Metadata Model is hosted on a </w:t>
      </w:r>
      <w:hyperlink r:id="rId25" w:history="1">
        <w:r w:rsidRPr="00EA5B4F">
          <w:rPr>
            <w:rStyle w:val="Hyperlink"/>
          </w:rPr>
          <w:t>GitHub repository</w:t>
        </w:r>
      </w:hyperlink>
      <w:r>
        <w:t xml:space="preserve"> within the secure ONS Digital group (you will need an ONS Digital Account to access</w:t>
      </w:r>
      <w:r w:rsidR="00B66B99">
        <w:t xml:space="preserve"> this</w:t>
      </w:r>
      <w:r>
        <w:t xml:space="preserve">). This receives regular updates with a major release (currently) each Friday, though this will slow down as early development winds down and we find a more regular pace. Of particular interest within the repository are </w:t>
      </w:r>
      <w:hyperlink r:id="rId26" w:history="1">
        <w:r w:rsidRPr="00EA5B4F">
          <w:rPr>
            <w:rStyle w:val="Hyperlink"/>
          </w:rPr>
          <w:t>the entity definition and logical dictionary reports</w:t>
        </w:r>
      </w:hyperlink>
      <w:r>
        <w:t xml:space="preserve"> and </w:t>
      </w:r>
      <w:hyperlink r:id="rId27" w:history="1">
        <w:r w:rsidRPr="00EA5B4F">
          <w:rPr>
            <w:rStyle w:val="Hyperlink"/>
          </w:rPr>
          <w:t>the Architectural Decision Record</w:t>
        </w:r>
      </w:hyperlink>
      <w:r>
        <w:t xml:space="preserve"> which lists all decisions made about the model and who made them.</w:t>
      </w:r>
    </w:p>
    <w:p w14:paraId="727B5B77" w14:textId="04965615" w:rsidR="00EA5B4F" w:rsidRDefault="00EA5B4F" w:rsidP="007E3F7D">
      <w:r>
        <w:t>The repository will also host domain profiles and their documentation as they are completed, and this document as well.</w:t>
      </w:r>
    </w:p>
    <w:p w14:paraId="0AEF2718" w14:textId="65D41EC7" w:rsidR="00FD6652" w:rsidRDefault="00FD6652" w:rsidP="007E3F7D">
      <w:r>
        <w:t xml:space="preserve">For now a copy of the model diagrams, reports and documents can be found on the </w:t>
      </w:r>
      <w:hyperlink r:id="rId28" w:history="1">
        <w:r w:rsidRPr="00FD6652">
          <w:rPr>
            <w:rStyle w:val="Hyperlink"/>
          </w:rPr>
          <w:t>EMM SharePoint</w:t>
        </w:r>
      </w:hyperlink>
      <w:r>
        <w:t>.</w:t>
      </w:r>
    </w:p>
    <w:p w14:paraId="0BCB5476" w14:textId="6C3F81AB" w:rsidR="00EA5B4F" w:rsidRDefault="00EA5B4F" w:rsidP="00EA5B4F">
      <w:pPr>
        <w:pStyle w:val="Heading2"/>
      </w:pPr>
      <w:bookmarkStart w:id="37" w:name="_Toc230104715"/>
      <w:r>
        <w:t>Contact Us</w:t>
      </w:r>
      <w:bookmarkEnd w:id="37"/>
    </w:p>
    <w:p w14:paraId="65A09DDB" w14:textId="48D27749" w:rsidR="00EA5B4F" w:rsidRPr="007E3F7D" w:rsidRDefault="00EA5B4F" w:rsidP="007E3F7D">
      <w:r>
        <w:t>In the first instance reach out to Samantha Iacob, Hollie Young or Kirti Tandel.</w:t>
      </w:r>
    </w:p>
    <w:p w14:paraId="25078239" w14:textId="77777777" w:rsidR="007E3F7D" w:rsidRDefault="007E3F7D" w:rsidP="007E3F7D"/>
    <w:p w14:paraId="3614E6C8" w14:textId="77777777" w:rsidR="007E3F7D" w:rsidRPr="007E3F7D" w:rsidRDefault="007E3F7D" w:rsidP="007E3F7D"/>
    <w:sectPr w:rsidR="007E3F7D" w:rsidRPr="007E3F7D" w:rsidSect="003E35B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Tandel, Kirti" w:date="2026-05-19T22:03:00Z" w:initials="TK">
    <w:p w14:paraId="20952EFA" w14:textId="4356A322" w:rsidR="006E2DE3" w:rsidRDefault="006E2DE3">
      <w:pPr>
        <w:pStyle w:val="CommentText"/>
      </w:pPr>
      <w:r>
        <w:rPr>
          <w:rStyle w:val="CommentReference"/>
        </w:rPr>
        <w:annotationRef/>
      </w:r>
      <w:r w:rsidRPr="32A1F0E6">
        <w:t>Perhaps worth adding the foll. to expand coverage...</w:t>
      </w:r>
    </w:p>
    <w:p w14:paraId="0C97271F" w14:textId="6CB3F78F" w:rsidR="006E2DE3" w:rsidRDefault="006E2DE3">
      <w:pPr>
        <w:pStyle w:val="CommentText"/>
      </w:pPr>
      <w:r w:rsidRPr="2AE6CADF">
        <w:t xml:space="preserve">Strategic data roles such as Chief Data Officer (CDO) and Deputy CDO; </w:t>
      </w:r>
    </w:p>
    <w:p w14:paraId="5F12495A" w14:textId="69647AAD" w:rsidR="006E2DE3" w:rsidRDefault="006E2DE3">
      <w:pPr>
        <w:pStyle w:val="CommentText"/>
      </w:pPr>
      <w:r w:rsidRPr="66C7AECB">
        <w:t xml:space="preserve">Data Governance Roles such as Data Domain Owner, Data Stewards, Data Custodian, Data Governance Managers; </w:t>
      </w:r>
    </w:p>
    <w:p w14:paraId="60BD769D" w14:textId="51D973CB" w:rsidR="006E2DE3" w:rsidRDefault="006E2DE3">
      <w:pPr>
        <w:pStyle w:val="CommentText"/>
      </w:pPr>
      <w:r w:rsidRPr="09713755">
        <w:t>Data Service roles such as Data Service Owner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BD76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69BFA6" w16cex:dateUtc="2026-05-19T21:03:00Z">
    <w16cex:extLst>
      <w16:ext w16:uri="{CE6994B0-6A32-4C9F-8C6B-6E91EDA988CE}">
        <cr:reactions xmlns:cr="http://schemas.microsoft.com/office/comments/2020/reactions">
          <cr:reaction reactionType="1">
            <cr:reactionInfo dateUtc="2026-05-21T10:09:09Z">
              <cr:user userId="S::Samantha.Iacob@ons.gov.uk::5be42590-e0c5-4e6d-82e3-7dc94aa9c21b" userProvider="AD" userName="Iacob, Samanth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BD769D" w16cid:durableId="1469BFA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06623"/>
    <w:multiLevelType w:val="hybridMultilevel"/>
    <w:tmpl w:val="4D46E8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A43096"/>
    <w:multiLevelType w:val="hybridMultilevel"/>
    <w:tmpl w:val="31D2D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C9C4831"/>
    <w:multiLevelType w:val="hybridMultilevel"/>
    <w:tmpl w:val="94DC3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6CF5037"/>
    <w:multiLevelType w:val="multilevel"/>
    <w:tmpl w:val="2B0861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650455">
    <w:abstractNumId w:val="3"/>
  </w:num>
  <w:num w:numId="2" w16cid:durableId="2142453120">
    <w:abstractNumId w:val="1"/>
  </w:num>
  <w:num w:numId="3" w16cid:durableId="1469015117">
    <w:abstractNumId w:val="0"/>
  </w:num>
  <w:num w:numId="4" w16cid:durableId="15698775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ndel, Kirti">
    <w15:presenceInfo w15:providerId="AD" w15:userId="S::kirti.tandel@ons.gov.uk::0e6dbc18-ca62-4ef1-b5dd-f385dd5b82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692"/>
    <w:rsid w:val="000046A2"/>
    <w:rsid w:val="00007F31"/>
    <w:rsid w:val="00024304"/>
    <w:rsid w:val="0003563C"/>
    <w:rsid w:val="00044539"/>
    <w:rsid w:val="00057383"/>
    <w:rsid w:val="0005746B"/>
    <w:rsid w:val="00070BD3"/>
    <w:rsid w:val="000727A4"/>
    <w:rsid w:val="000A72FB"/>
    <w:rsid w:val="000C301E"/>
    <w:rsid w:val="000C7F89"/>
    <w:rsid w:val="000D2915"/>
    <w:rsid w:val="000E46B9"/>
    <w:rsid w:val="000F50BD"/>
    <w:rsid w:val="000F5D5B"/>
    <w:rsid w:val="00102977"/>
    <w:rsid w:val="001034CB"/>
    <w:rsid w:val="00111448"/>
    <w:rsid w:val="001133E9"/>
    <w:rsid w:val="001322C1"/>
    <w:rsid w:val="001544AE"/>
    <w:rsid w:val="0015455C"/>
    <w:rsid w:val="00163931"/>
    <w:rsid w:val="00164223"/>
    <w:rsid w:val="00167189"/>
    <w:rsid w:val="0018223A"/>
    <w:rsid w:val="00191D97"/>
    <w:rsid w:val="001A71A3"/>
    <w:rsid w:val="001B3F36"/>
    <w:rsid w:val="001C72D0"/>
    <w:rsid w:val="001E71BE"/>
    <w:rsid w:val="001F1E81"/>
    <w:rsid w:val="00201755"/>
    <w:rsid w:val="00216A17"/>
    <w:rsid w:val="00217004"/>
    <w:rsid w:val="00231405"/>
    <w:rsid w:val="002349C9"/>
    <w:rsid w:val="00247B41"/>
    <w:rsid w:val="00262171"/>
    <w:rsid w:val="00262F52"/>
    <w:rsid w:val="0026790B"/>
    <w:rsid w:val="00282B64"/>
    <w:rsid w:val="0028788D"/>
    <w:rsid w:val="00296CB0"/>
    <w:rsid w:val="0029797A"/>
    <w:rsid w:val="002E4D1F"/>
    <w:rsid w:val="002F66E1"/>
    <w:rsid w:val="002F6EAD"/>
    <w:rsid w:val="00302660"/>
    <w:rsid w:val="00304774"/>
    <w:rsid w:val="00322006"/>
    <w:rsid w:val="003329DD"/>
    <w:rsid w:val="003474C3"/>
    <w:rsid w:val="003517EC"/>
    <w:rsid w:val="00364532"/>
    <w:rsid w:val="0038100C"/>
    <w:rsid w:val="003933F0"/>
    <w:rsid w:val="003A517F"/>
    <w:rsid w:val="003A5D6A"/>
    <w:rsid w:val="003B6337"/>
    <w:rsid w:val="003C3C38"/>
    <w:rsid w:val="003D49F6"/>
    <w:rsid w:val="003E35B2"/>
    <w:rsid w:val="003F5F10"/>
    <w:rsid w:val="00402CF2"/>
    <w:rsid w:val="00410FCF"/>
    <w:rsid w:val="00414E60"/>
    <w:rsid w:val="0041709C"/>
    <w:rsid w:val="00421831"/>
    <w:rsid w:val="0042782D"/>
    <w:rsid w:val="00497B86"/>
    <w:rsid w:val="004A7C1E"/>
    <w:rsid w:val="004C1C0B"/>
    <w:rsid w:val="004C2BFD"/>
    <w:rsid w:val="004D5276"/>
    <w:rsid w:val="004E37E6"/>
    <w:rsid w:val="004F6E9E"/>
    <w:rsid w:val="00501F31"/>
    <w:rsid w:val="00512A5E"/>
    <w:rsid w:val="005307BB"/>
    <w:rsid w:val="00536B6C"/>
    <w:rsid w:val="00544DA5"/>
    <w:rsid w:val="00547D50"/>
    <w:rsid w:val="005577AC"/>
    <w:rsid w:val="00561074"/>
    <w:rsid w:val="005635CC"/>
    <w:rsid w:val="005909AB"/>
    <w:rsid w:val="005A4738"/>
    <w:rsid w:val="005B3BCA"/>
    <w:rsid w:val="005B4EBC"/>
    <w:rsid w:val="005B6F06"/>
    <w:rsid w:val="005D65BD"/>
    <w:rsid w:val="005D6E25"/>
    <w:rsid w:val="005E7202"/>
    <w:rsid w:val="006029D8"/>
    <w:rsid w:val="00605367"/>
    <w:rsid w:val="00610BDE"/>
    <w:rsid w:val="00615981"/>
    <w:rsid w:val="0061655B"/>
    <w:rsid w:val="00623190"/>
    <w:rsid w:val="00624772"/>
    <w:rsid w:val="00640BBB"/>
    <w:rsid w:val="006700DE"/>
    <w:rsid w:val="00693CF3"/>
    <w:rsid w:val="006A0290"/>
    <w:rsid w:val="006A777E"/>
    <w:rsid w:val="006B0964"/>
    <w:rsid w:val="006B562B"/>
    <w:rsid w:val="006C328D"/>
    <w:rsid w:val="006D0034"/>
    <w:rsid w:val="006D5F7F"/>
    <w:rsid w:val="006D64BE"/>
    <w:rsid w:val="006E04FB"/>
    <w:rsid w:val="006E1CFB"/>
    <w:rsid w:val="006E2DE3"/>
    <w:rsid w:val="006E5B6E"/>
    <w:rsid w:val="006F64C2"/>
    <w:rsid w:val="0070184A"/>
    <w:rsid w:val="0070711F"/>
    <w:rsid w:val="007151CD"/>
    <w:rsid w:val="00736B13"/>
    <w:rsid w:val="00770D14"/>
    <w:rsid w:val="0077188D"/>
    <w:rsid w:val="00773EB4"/>
    <w:rsid w:val="00783716"/>
    <w:rsid w:val="00791004"/>
    <w:rsid w:val="007A786A"/>
    <w:rsid w:val="007E3F7D"/>
    <w:rsid w:val="007F20EE"/>
    <w:rsid w:val="007F508D"/>
    <w:rsid w:val="007F5320"/>
    <w:rsid w:val="00801187"/>
    <w:rsid w:val="00812742"/>
    <w:rsid w:val="00826BF3"/>
    <w:rsid w:val="00830AEA"/>
    <w:rsid w:val="0083389D"/>
    <w:rsid w:val="00834FC0"/>
    <w:rsid w:val="00835AD6"/>
    <w:rsid w:val="00842498"/>
    <w:rsid w:val="00857A12"/>
    <w:rsid w:val="00857B44"/>
    <w:rsid w:val="00882BD8"/>
    <w:rsid w:val="00882EA7"/>
    <w:rsid w:val="0088748C"/>
    <w:rsid w:val="008934FB"/>
    <w:rsid w:val="00897D17"/>
    <w:rsid w:val="008A7F73"/>
    <w:rsid w:val="008B2112"/>
    <w:rsid w:val="008D22A5"/>
    <w:rsid w:val="008D56CF"/>
    <w:rsid w:val="008D607B"/>
    <w:rsid w:val="008D7DD8"/>
    <w:rsid w:val="008E2902"/>
    <w:rsid w:val="008F2955"/>
    <w:rsid w:val="0091399A"/>
    <w:rsid w:val="00913DF1"/>
    <w:rsid w:val="0091571A"/>
    <w:rsid w:val="009270D0"/>
    <w:rsid w:val="0095051D"/>
    <w:rsid w:val="009568EF"/>
    <w:rsid w:val="00976673"/>
    <w:rsid w:val="00992CCD"/>
    <w:rsid w:val="009A6378"/>
    <w:rsid w:val="009B05C3"/>
    <w:rsid w:val="009B594C"/>
    <w:rsid w:val="009B7729"/>
    <w:rsid w:val="009D0BEF"/>
    <w:rsid w:val="009D6515"/>
    <w:rsid w:val="009E424A"/>
    <w:rsid w:val="009F1230"/>
    <w:rsid w:val="009F5B99"/>
    <w:rsid w:val="00A10BDA"/>
    <w:rsid w:val="00A26777"/>
    <w:rsid w:val="00A5104A"/>
    <w:rsid w:val="00A61372"/>
    <w:rsid w:val="00AB71D0"/>
    <w:rsid w:val="00AD4715"/>
    <w:rsid w:val="00AE0A54"/>
    <w:rsid w:val="00AF3101"/>
    <w:rsid w:val="00B11FBF"/>
    <w:rsid w:val="00B4331B"/>
    <w:rsid w:val="00B438D9"/>
    <w:rsid w:val="00B60925"/>
    <w:rsid w:val="00B66B99"/>
    <w:rsid w:val="00B7127C"/>
    <w:rsid w:val="00B71556"/>
    <w:rsid w:val="00B7730E"/>
    <w:rsid w:val="00B84CC2"/>
    <w:rsid w:val="00B875C8"/>
    <w:rsid w:val="00BA33E6"/>
    <w:rsid w:val="00BB2E40"/>
    <w:rsid w:val="00BB4EC6"/>
    <w:rsid w:val="00BB7FDA"/>
    <w:rsid w:val="00BD353A"/>
    <w:rsid w:val="00C34D35"/>
    <w:rsid w:val="00C425F9"/>
    <w:rsid w:val="00C56CA6"/>
    <w:rsid w:val="00C71DE5"/>
    <w:rsid w:val="00CC1A12"/>
    <w:rsid w:val="00CC4511"/>
    <w:rsid w:val="00CC76AB"/>
    <w:rsid w:val="00CD39A7"/>
    <w:rsid w:val="00CE2F26"/>
    <w:rsid w:val="00CF1DD4"/>
    <w:rsid w:val="00D02E96"/>
    <w:rsid w:val="00D07566"/>
    <w:rsid w:val="00D16079"/>
    <w:rsid w:val="00D30DC7"/>
    <w:rsid w:val="00D3614E"/>
    <w:rsid w:val="00D368F9"/>
    <w:rsid w:val="00D40F15"/>
    <w:rsid w:val="00D51EAB"/>
    <w:rsid w:val="00D524A9"/>
    <w:rsid w:val="00D55053"/>
    <w:rsid w:val="00D60835"/>
    <w:rsid w:val="00D63B0D"/>
    <w:rsid w:val="00D65CE5"/>
    <w:rsid w:val="00D66C95"/>
    <w:rsid w:val="00D71BF3"/>
    <w:rsid w:val="00D72638"/>
    <w:rsid w:val="00D81DB3"/>
    <w:rsid w:val="00D8368E"/>
    <w:rsid w:val="00DA1F8B"/>
    <w:rsid w:val="00DA41CB"/>
    <w:rsid w:val="00DA494E"/>
    <w:rsid w:val="00DA5F92"/>
    <w:rsid w:val="00DC2BBB"/>
    <w:rsid w:val="00DD1FC2"/>
    <w:rsid w:val="00E05B62"/>
    <w:rsid w:val="00E0747C"/>
    <w:rsid w:val="00E351BD"/>
    <w:rsid w:val="00E36ADF"/>
    <w:rsid w:val="00E56629"/>
    <w:rsid w:val="00E6181E"/>
    <w:rsid w:val="00E6400F"/>
    <w:rsid w:val="00E67328"/>
    <w:rsid w:val="00E76BC2"/>
    <w:rsid w:val="00E778B2"/>
    <w:rsid w:val="00E841B7"/>
    <w:rsid w:val="00E8621C"/>
    <w:rsid w:val="00EA5B4F"/>
    <w:rsid w:val="00EB68C9"/>
    <w:rsid w:val="00EB71D0"/>
    <w:rsid w:val="00EC01FA"/>
    <w:rsid w:val="00EC22F7"/>
    <w:rsid w:val="00EC29D9"/>
    <w:rsid w:val="00EC2F2C"/>
    <w:rsid w:val="00ED6FEE"/>
    <w:rsid w:val="00EE7EB6"/>
    <w:rsid w:val="00EF5B52"/>
    <w:rsid w:val="00F032F0"/>
    <w:rsid w:val="00F07127"/>
    <w:rsid w:val="00F152BB"/>
    <w:rsid w:val="00F24AFD"/>
    <w:rsid w:val="00F359CF"/>
    <w:rsid w:val="00F416A0"/>
    <w:rsid w:val="00F45FB3"/>
    <w:rsid w:val="00F50D88"/>
    <w:rsid w:val="00F65953"/>
    <w:rsid w:val="00F75186"/>
    <w:rsid w:val="00F95A6B"/>
    <w:rsid w:val="00FA135E"/>
    <w:rsid w:val="00FB30D3"/>
    <w:rsid w:val="00FC6764"/>
    <w:rsid w:val="00FD6652"/>
    <w:rsid w:val="00FD72E9"/>
    <w:rsid w:val="00FE3520"/>
    <w:rsid w:val="00FE6692"/>
    <w:rsid w:val="00FF1764"/>
    <w:rsid w:val="0182870C"/>
    <w:rsid w:val="01B3937B"/>
    <w:rsid w:val="061BA25C"/>
    <w:rsid w:val="1284933F"/>
    <w:rsid w:val="1956691E"/>
    <w:rsid w:val="1AAAA8B5"/>
    <w:rsid w:val="30292307"/>
    <w:rsid w:val="37BE2FD6"/>
    <w:rsid w:val="3EBC5817"/>
    <w:rsid w:val="4141E5F4"/>
    <w:rsid w:val="442F0A14"/>
    <w:rsid w:val="46D0A06E"/>
    <w:rsid w:val="5298CE13"/>
    <w:rsid w:val="568CF80B"/>
    <w:rsid w:val="59C3244D"/>
    <w:rsid w:val="635824E8"/>
    <w:rsid w:val="65ED1013"/>
    <w:rsid w:val="6FBFCBA2"/>
    <w:rsid w:val="6FE4E0F8"/>
    <w:rsid w:val="70CD2D85"/>
    <w:rsid w:val="7214104F"/>
    <w:rsid w:val="739AFB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B216A"/>
  <w15:chartTrackingRefBased/>
  <w15:docId w15:val="{E5534E0D-DE7A-4619-BFDE-2EFC3B33E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B44"/>
  </w:style>
  <w:style w:type="paragraph" w:styleId="Heading1">
    <w:name w:val="heading 1"/>
    <w:basedOn w:val="Normal"/>
    <w:next w:val="Normal"/>
    <w:link w:val="Heading1Char"/>
    <w:uiPriority w:val="9"/>
    <w:qFormat/>
    <w:rsid w:val="00FE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E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E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692"/>
    <w:rPr>
      <w:rFonts w:eastAsiaTheme="majorEastAsia" w:cstheme="majorBidi"/>
      <w:color w:val="272727" w:themeColor="text1" w:themeTint="D8"/>
    </w:rPr>
  </w:style>
  <w:style w:type="paragraph" w:styleId="Title">
    <w:name w:val="Title"/>
    <w:basedOn w:val="Normal"/>
    <w:next w:val="Normal"/>
    <w:link w:val="TitleChar"/>
    <w:uiPriority w:val="10"/>
    <w:qFormat/>
    <w:rsid w:val="00FE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692"/>
    <w:pPr>
      <w:spacing w:before="160"/>
      <w:jc w:val="center"/>
    </w:pPr>
    <w:rPr>
      <w:i/>
      <w:iCs/>
      <w:color w:val="404040" w:themeColor="text1" w:themeTint="BF"/>
    </w:rPr>
  </w:style>
  <w:style w:type="character" w:customStyle="1" w:styleId="QuoteChar">
    <w:name w:val="Quote Char"/>
    <w:basedOn w:val="DefaultParagraphFont"/>
    <w:link w:val="Quote"/>
    <w:uiPriority w:val="29"/>
    <w:rsid w:val="00FE6692"/>
    <w:rPr>
      <w:i/>
      <w:iCs/>
      <w:color w:val="404040" w:themeColor="text1" w:themeTint="BF"/>
    </w:rPr>
  </w:style>
  <w:style w:type="paragraph" w:styleId="ListParagraph">
    <w:name w:val="List Paragraph"/>
    <w:basedOn w:val="Normal"/>
    <w:uiPriority w:val="34"/>
    <w:qFormat/>
    <w:rsid w:val="00FE6692"/>
    <w:pPr>
      <w:ind w:left="720"/>
      <w:contextualSpacing/>
    </w:pPr>
  </w:style>
  <w:style w:type="character" w:styleId="IntenseEmphasis">
    <w:name w:val="Intense Emphasis"/>
    <w:basedOn w:val="DefaultParagraphFont"/>
    <w:uiPriority w:val="21"/>
    <w:qFormat/>
    <w:rsid w:val="00FE6692"/>
    <w:rPr>
      <w:i/>
      <w:iCs/>
      <w:color w:val="0F4761" w:themeColor="accent1" w:themeShade="BF"/>
    </w:rPr>
  </w:style>
  <w:style w:type="paragraph" w:styleId="IntenseQuote">
    <w:name w:val="Intense Quote"/>
    <w:basedOn w:val="Normal"/>
    <w:next w:val="Normal"/>
    <w:link w:val="IntenseQuoteChar"/>
    <w:uiPriority w:val="30"/>
    <w:qFormat/>
    <w:rsid w:val="00FE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692"/>
    <w:rPr>
      <w:i/>
      <w:iCs/>
      <w:color w:val="0F4761" w:themeColor="accent1" w:themeShade="BF"/>
    </w:rPr>
  </w:style>
  <w:style w:type="character" w:styleId="IntenseReference">
    <w:name w:val="Intense Reference"/>
    <w:basedOn w:val="DefaultParagraphFont"/>
    <w:uiPriority w:val="32"/>
    <w:qFormat/>
    <w:rsid w:val="00FE6692"/>
    <w:rPr>
      <w:b/>
      <w:bCs/>
      <w:smallCaps/>
      <w:color w:val="0F4761" w:themeColor="accent1" w:themeShade="BF"/>
      <w:spacing w:val="5"/>
    </w:rPr>
  </w:style>
  <w:style w:type="table" w:styleId="TableGrid">
    <w:name w:val="Table Grid"/>
    <w:basedOn w:val="TableNormal"/>
    <w:uiPriority w:val="39"/>
    <w:rsid w:val="00FE6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E669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E6692"/>
    <w:pPr>
      <w:spacing w:after="100"/>
    </w:pPr>
  </w:style>
  <w:style w:type="paragraph" w:styleId="TOC2">
    <w:name w:val="toc 2"/>
    <w:basedOn w:val="Normal"/>
    <w:next w:val="Normal"/>
    <w:autoRedefine/>
    <w:uiPriority w:val="39"/>
    <w:unhideWhenUsed/>
    <w:rsid w:val="00FE6692"/>
    <w:pPr>
      <w:spacing w:after="100"/>
      <w:ind w:left="220"/>
    </w:pPr>
  </w:style>
  <w:style w:type="character" w:styleId="Hyperlink">
    <w:name w:val="Hyperlink"/>
    <w:basedOn w:val="DefaultParagraphFont"/>
    <w:uiPriority w:val="99"/>
    <w:unhideWhenUsed/>
    <w:rsid w:val="00FE6692"/>
    <w:rPr>
      <w:color w:val="467886" w:themeColor="hyperlink"/>
      <w:u w:val="single"/>
    </w:rPr>
  </w:style>
  <w:style w:type="character" w:styleId="Emphasis">
    <w:name w:val="Emphasis"/>
    <w:basedOn w:val="DefaultParagraphFont"/>
    <w:uiPriority w:val="20"/>
    <w:qFormat/>
    <w:rsid w:val="00615981"/>
    <w:rPr>
      <w:i/>
      <w:iCs/>
    </w:rPr>
  </w:style>
  <w:style w:type="character" w:styleId="UnresolvedMention">
    <w:name w:val="Unresolved Mention"/>
    <w:basedOn w:val="DefaultParagraphFont"/>
    <w:uiPriority w:val="99"/>
    <w:semiHidden/>
    <w:unhideWhenUsed/>
    <w:rsid w:val="009F1230"/>
    <w:rPr>
      <w:color w:val="605E5C"/>
      <w:shd w:val="clear" w:color="auto" w:fill="E1DFDD"/>
    </w:rPr>
  </w:style>
  <w:style w:type="character" w:styleId="BookTitle">
    <w:name w:val="Book Title"/>
    <w:basedOn w:val="DefaultParagraphFont"/>
    <w:uiPriority w:val="33"/>
    <w:qFormat/>
    <w:rsid w:val="00201755"/>
    <w:rPr>
      <w:b/>
      <w:bCs/>
      <w:i/>
      <w:iCs/>
      <w:spacing w:val="5"/>
    </w:rPr>
  </w:style>
  <w:style w:type="character" w:styleId="SubtleEmphasis">
    <w:name w:val="Subtle Emphasis"/>
    <w:basedOn w:val="DefaultParagraphFont"/>
    <w:uiPriority w:val="19"/>
    <w:qFormat/>
    <w:rsid w:val="00201755"/>
    <w:rPr>
      <w:i/>
      <w:iCs/>
      <w:color w:val="404040" w:themeColor="text1" w:themeTint="BF"/>
    </w:rPr>
  </w:style>
  <w:style w:type="paragraph" w:styleId="TOC3">
    <w:name w:val="toc 3"/>
    <w:basedOn w:val="Normal"/>
    <w:next w:val="Normal"/>
    <w:autoRedefine/>
    <w:uiPriority w:val="39"/>
    <w:unhideWhenUsed/>
    <w:rsid w:val="00CC76AB"/>
    <w:pPr>
      <w:spacing w:after="100"/>
      <w:ind w:left="440"/>
    </w:pPr>
  </w:style>
  <w:style w:type="character" w:styleId="FollowedHyperlink">
    <w:name w:val="FollowedHyperlink"/>
    <w:basedOn w:val="DefaultParagraphFont"/>
    <w:uiPriority w:val="99"/>
    <w:semiHidden/>
    <w:unhideWhenUsed/>
    <w:rsid w:val="00EA5B4F"/>
    <w:rPr>
      <w:color w:val="96607D" w:themeColor="followedHyperlink"/>
      <w:u w:val="single"/>
    </w:rPr>
  </w:style>
  <w:style w:type="character" w:styleId="Strong">
    <w:name w:val="Strong"/>
    <w:basedOn w:val="DefaultParagraphFont"/>
    <w:uiPriority w:val="22"/>
    <w:qFormat/>
    <w:rsid w:val="00B84CC2"/>
    <w:rPr>
      <w:b/>
      <w:bCs/>
    </w:rPr>
  </w:style>
  <w:style w:type="paragraph" w:styleId="CommentText">
    <w:name w:val="annotation text"/>
    <w:basedOn w:val="Normal"/>
    <w:link w:val="CommentTextChar"/>
    <w:uiPriority w:val="99"/>
    <w:unhideWhenUsed/>
    <w:rsid w:val="00C34D35"/>
    <w:pPr>
      <w:spacing w:line="240" w:lineRule="auto"/>
    </w:pPr>
    <w:rPr>
      <w:sz w:val="20"/>
      <w:szCs w:val="20"/>
    </w:rPr>
  </w:style>
  <w:style w:type="character" w:customStyle="1" w:styleId="CommentTextChar">
    <w:name w:val="Comment Text Char"/>
    <w:basedOn w:val="DefaultParagraphFont"/>
    <w:link w:val="CommentText"/>
    <w:uiPriority w:val="99"/>
    <w:rsid w:val="00C34D35"/>
    <w:rPr>
      <w:sz w:val="20"/>
      <w:szCs w:val="20"/>
    </w:rPr>
  </w:style>
  <w:style w:type="character" w:styleId="CommentReference">
    <w:name w:val="annotation reference"/>
    <w:basedOn w:val="DefaultParagraphFont"/>
    <w:uiPriority w:val="99"/>
    <w:semiHidden/>
    <w:unhideWhenUsed/>
    <w:rsid w:val="00C34D35"/>
    <w:rPr>
      <w:sz w:val="16"/>
      <w:szCs w:val="16"/>
    </w:rPr>
  </w:style>
  <w:style w:type="paragraph" w:styleId="CommentSubject">
    <w:name w:val="annotation subject"/>
    <w:basedOn w:val="CommentText"/>
    <w:next w:val="CommentText"/>
    <w:link w:val="CommentSubjectChar"/>
    <w:uiPriority w:val="99"/>
    <w:semiHidden/>
    <w:unhideWhenUsed/>
    <w:rsid w:val="00FC6764"/>
    <w:rPr>
      <w:b/>
      <w:bCs/>
    </w:rPr>
  </w:style>
  <w:style w:type="character" w:customStyle="1" w:styleId="CommentSubjectChar">
    <w:name w:val="Comment Subject Char"/>
    <w:basedOn w:val="CommentTextChar"/>
    <w:link w:val="CommentSubject"/>
    <w:uiPriority w:val="99"/>
    <w:semiHidden/>
    <w:rsid w:val="00FC6764"/>
    <w:rPr>
      <w:b/>
      <w:bCs/>
      <w:sz w:val="20"/>
      <w:szCs w:val="20"/>
    </w:rPr>
  </w:style>
  <w:style w:type="paragraph" w:styleId="NoSpacing">
    <w:name w:val="No Spacing"/>
    <w:uiPriority w:val="1"/>
    <w:qFormat/>
    <w:rsid w:val="006D5F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s.service-now.com/sp?id=sc_cat_item&amp;sys_id=f0b3c9a41b271150b51ea6c7b04bcb8e" TargetMode="External"/><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hyperlink" Target="https://github.com/ONSdigital/enterprise_metadata_model_updates/tree/main/reports" TargetMode="External"/><Relationship Id="rId3" Type="http://schemas.openxmlformats.org/officeDocument/2006/relationships/styles" Target="styles.xml"/><Relationship Id="rId21" Type="http://schemas.openxmlformats.org/officeDocument/2006/relationships/hyperlink" Target="https://co-cddo.github.io/ukgov-metadata-exchange-model/about/" TargetMode="External"/><Relationship Id="rId7" Type="http://schemas.openxmlformats.org/officeDocument/2006/relationships/hyperlink" Target="https://officenationalstatistics.sharepoint.com/sites/Metadata/Shared%20Documents/Forms/AllItems.aspx?id=%2Fsites%2FMetadata%2FShared%20Documents%2F1%2E%20Enterprise%20Metadata%20Management%20%28EMM%29%2FEMM%20Workstreams%2FONS%20Metadata%20Model&amp;viewid=22b51cd2%2D15c6%2D4d18%2Dbc10%2Dbc9e433ec574&amp;newTargetListUrl=%2Fsites%2FMetadata%2FShared%20Documents&amp;viewpath=%2Fsites%2FMetadata%2FShared%20Documents%2FForms%2FAllItems%2Easpx" TargetMode="Externa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hyperlink" Target="https://github.com/ONSdigital/enterprise_metadata_model_updates"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ONSdigital/enterprise_metadata_model_updates" TargetMode="External"/><Relationship Id="rId11" Type="http://schemas.microsoft.com/office/2011/relationships/commentsExtended" Target="commentsExtended.xml"/><Relationship Id="rId24" Type="http://schemas.openxmlformats.org/officeDocument/2006/relationships/hyperlink" Target="https://ddialliance.org/rdf/ddi-cdi" TargetMode="External"/><Relationship Id="rId3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s://github.com/ONSdigital/enterprise_metadata_model_updates/tree/main/reports" TargetMode="External"/><Relationship Id="rId23" Type="http://schemas.openxmlformats.org/officeDocument/2006/relationships/hyperlink" Target="https://semiceu.github.io/DCAT-AP/releases/3.0.1/" TargetMode="External"/><Relationship Id="rId28" Type="http://schemas.openxmlformats.org/officeDocument/2006/relationships/hyperlink" Target="https://officenationalstatistics.sharepoint.com/sites/Metadata/Shared%20Documents/Forms/AllItems.aspx?id=%2Fsites%2FMetadata%2FShared%20Documents%2F1%2E%20Enterprise%20Metadata%20Management%20%28EMM%29%2FEMM%20Workstreams%2FONS%20Metadata%20Model&amp;viewid=22b51cd2%2D15c6%2D4d18%2Dbc10%2Dbc9e433ec574&amp;newTargetListUrl=%2Fsites%2FMetadata%2FShared%20Documents&amp;viewpath=%2Fsites%2FMetadata%2FShared%20Documents%2FForms%2FAllItems%2Easpx" TargetMode="External"/><Relationship Id="rId10" Type="http://schemas.openxmlformats.org/officeDocument/2006/relationships/comments" Target="comments.xml"/><Relationship Id="rId19" Type="http://schemas.openxmlformats.org/officeDocument/2006/relationships/hyperlink" Target="https://www.w3.org/TR/vocab-dcat-3/"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www.w3.org/TR/vocab-dcat-3/" TargetMode="External"/><Relationship Id="rId27" Type="http://schemas.openxmlformats.org/officeDocument/2006/relationships/hyperlink" Target="https://github.com/ONSdigital/enterprise_metadata_model_updates/tree/main/documentation/decisions" TargetMode="Externa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A5291-2548-460A-BA15-2BD7B3635E1D}">
  <ds:schemaRefs>
    <ds:schemaRef ds:uri="http://schemas.openxmlformats.org/officeDocument/2006/bibliography"/>
  </ds:schemaRefs>
</ds:datastoreItem>
</file>

<file path=docMetadata/LabelInfo.xml><?xml version="1.0" encoding="utf-8"?>
<clbl:labelList xmlns:clbl="http://schemas.microsoft.com/office/2020/mipLabelMetadata">
  <clbl:label id="{078807bf-ce82-4688-bce0-0d811684dc46}" enabled="0" method="" siteId="{078807bf-ce82-4688-bce0-0d811684dc4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3031</Words>
  <Characters>17282</Characters>
  <Application>Microsoft Office Word</Application>
  <DocSecurity>0</DocSecurity>
  <Lines>144</Lines>
  <Paragraphs>40</Paragraphs>
  <ScaleCrop>false</ScaleCrop>
  <Company/>
  <LinksUpToDate>false</LinksUpToDate>
  <CharactersWithSpaces>20273</CharactersWithSpaces>
  <SharedDoc>false</SharedDoc>
  <HLinks>
    <vt:vector size="192" baseType="variant">
      <vt:variant>
        <vt:i4>2359412</vt:i4>
      </vt:variant>
      <vt:variant>
        <vt:i4>153</vt:i4>
      </vt:variant>
      <vt:variant>
        <vt:i4>0</vt:i4>
      </vt:variant>
      <vt:variant>
        <vt:i4>5</vt:i4>
      </vt:variant>
      <vt:variant>
        <vt:lpwstr>https://officenationalstatistics.sharepoint.com/sites/Metadata/Shared Documents/Forms/AllItems.aspx?id=%2Fsites%2FMetadata%2FShared%20Documents%2F1%2E%20Enterprise%20Metadata%20Management%20%28EMM%29%2FEMM%20Workstreams%2FONS%20Metadata%20Model&amp;viewid=22b51cd2%2D15c6%2D4d18%2Dbc10%2Dbc9e433ec574&amp;newTargetListUrl=%2Fsites%2FMetadata%2FShared%20Documents&amp;viewpath=%2Fsites%2FMetadata%2FShared%20Documents%2FForms%2FAllItems%2Easpx</vt:lpwstr>
      </vt:variant>
      <vt:variant>
        <vt:lpwstr/>
      </vt:variant>
      <vt:variant>
        <vt:i4>589887</vt:i4>
      </vt:variant>
      <vt:variant>
        <vt:i4>150</vt:i4>
      </vt:variant>
      <vt:variant>
        <vt:i4>0</vt:i4>
      </vt:variant>
      <vt:variant>
        <vt:i4>5</vt:i4>
      </vt:variant>
      <vt:variant>
        <vt:lpwstr>https://github.com/ONSdigital/enterprise_metadata_model_updates/tree/main/documentation/decisions</vt:lpwstr>
      </vt:variant>
      <vt:variant>
        <vt:lpwstr/>
      </vt:variant>
      <vt:variant>
        <vt:i4>4390966</vt:i4>
      </vt:variant>
      <vt:variant>
        <vt:i4>147</vt:i4>
      </vt:variant>
      <vt:variant>
        <vt:i4>0</vt:i4>
      </vt:variant>
      <vt:variant>
        <vt:i4>5</vt:i4>
      </vt:variant>
      <vt:variant>
        <vt:lpwstr>https://github.com/ONSdigital/enterprise_metadata_model_updates/tree/main/reports</vt:lpwstr>
      </vt:variant>
      <vt:variant>
        <vt:lpwstr/>
      </vt:variant>
      <vt:variant>
        <vt:i4>3014660</vt:i4>
      </vt:variant>
      <vt:variant>
        <vt:i4>144</vt:i4>
      </vt:variant>
      <vt:variant>
        <vt:i4>0</vt:i4>
      </vt:variant>
      <vt:variant>
        <vt:i4>5</vt:i4>
      </vt:variant>
      <vt:variant>
        <vt:lpwstr>https://github.com/ONSdigital/enterprise_metadata_model_updates</vt:lpwstr>
      </vt:variant>
      <vt:variant>
        <vt:lpwstr/>
      </vt:variant>
      <vt:variant>
        <vt:i4>7274545</vt:i4>
      </vt:variant>
      <vt:variant>
        <vt:i4>141</vt:i4>
      </vt:variant>
      <vt:variant>
        <vt:i4>0</vt:i4>
      </vt:variant>
      <vt:variant>
        <vt:i4>5</vt:i4>
      </vt:variant>
      <vt:variant>
        <vt:lpwstr>https://ddialliance.org/rdf/ddi-cdi</vt:lpwstr>
      </vt:variant>
      <vt:variant>
        <vt:lpwstr/>
      </vt:variant>
      <vt:variant>
        <vt:i4>1572866</vt:i4>
      </vt:variant>
      <vt:variant>
        <vt:i4>138</vt:i4>
      </vt:variant>
      <vt:variant>
        <vt:i4>0</vt:i4>
      </vt:variant>
      <vt:variant>
        <vt:i4>5</vt:i4>
      </vt:variant>
      <vt:variant>
        <vt:lpwstr>https://semiceu.github.io/DCAT-AP/releases/3.0.1/</vt:lpwstr>
      </vt:variant>
      <vt:variant>
        <vt:lpwstr/>
      </vt:variant>
      <vt:variant>
        <vt:i4>3080297</vt:i4>
      </vt:variant>
      <vt:variant>
        <vt:i4>135</vt:i4>
      </vt:variant>
      <vt:variant>
        <vt:i4>0</vt:i4>
      </vt:variant>
      <vt:variant>
        <vt:i4>5</vt:i4>
      </vt:variant>
      <vt:variant>
        <vt:lpwstr>https://www.w3.org/TR/vocab-dcat-3/</vt:lpwstr>
      </vt:variant>
      <vt:variant>
        <vt:lpwstr/>
      </vt:variant>
      <vt:variant>
        <vt:i4>4521994</vt:i4>
      </vt:variant>
      <vt:variant>
        <vt:i4>132</vt:i4>
      </vt:variant>
      <vt:variant>
        <vt:i4>0</vt:i4>
      </vt:variant>
      <vt:variant>
        <vt:i4>5</vt:i4>
      </vt:variant>
      <vt:variant>
        <vt:lpwstr>https://co-cddo.github.io/ukgov-metadata-exchange-model/about/</vt:lpwstr>
      </vt:variant>
      <vt:variant>
        <vt:lpwstr>data-catalogue-vocabulary-dcat</vt:lpwstr>
      </vt:variant>
      <vt:variant>
        <vt:i4>7143549</vt:i4>
      </vt:variant>
      <vt:variant>
        <vt:i4>129</vt:i4>
      </vt:variant>
      <vt:variant>
        <vt:i4>0</vt:i4>
      </vt:variant>
      <vt:variant>
        <vt:i4>5</vt:i4>
      </vt:variant>
      <vt:variant>
        <vt:lpwstr>https://www.w3.org/TR/vocab-dcat-3/</vt:lpwstr>
      </vt:variant>
      <vt:variant>
        <vt:lpwstr>dataset-versions</vt:lpwstr>
      </vt:variant>
      <vt:variant>
        <vt:i4>4390966</vt:i4>
      </vt:variant>
      <vt:variant>
        <vt:i4>126</vt:i4>
      </vt:variant>
      <vt:variant>
        <vt:i4>0</vt:i4>
      </vt:variant>
      <vt:variant>
        <vt:i4>5</vt:i4>
      </vt:variant>
      <vt:variant>
        <vt:lpwstr>https://github.com/ONSdigital/enterprise_metadata_model_updates/tree/main/reports</vt:lpwstr>
      </vt:variant>
      <vt:variant>
        <vt:lpwstr/>
      </vt:variant>
      <vt:variant>
        <vt:i4>1048629</vt:i4>
      </vt:variant>
      <vt:variant>
        <vt:i4>119</vt:i4>
      </vt:variant>
      <vt:variant>
        <vt:i4>0</vt:i4>
      </vt:variant>
      <vt:variant>
        <vt:i4>5</vt:i4>
      </vt:variant>
      <vt:variant>
        <vt:lpwstr/>
      </vt:variant>
      <vt:variant>
        <vt:lpwstr>_Toc230104715</vt:lpwstr>
      </vt:variant>
      <vt:variant>
        <vt:i4>1048629</vt:i4>
      </vt:variant>
      <vt:variant>
        <vt:i4>113</vt:i4>
      </vt:variant>
      <vt:variant>
        <vt:i4>0</vt:i4>
      </vt:variant>
      <vt:variant>
        <vt:i4>5</vt:i4>
      </vt:variant>
      <vt:variant>
        <vt:lpwstr/>
      </vt:variant>
      <vt:variant>
        <vt:lpwstr>_Toc230104714</vt:lpwstr>
      </vt:variant>
      <vt:variant>
        <vt:i4>1048629</vt:i4>
      </vt:variant>
      <vt:variant>
        <vt:i4>107</vt:i4>
      </vt:variant>
      <vt:variant>
        <vt:i4>0</vt:i4>
      </vt:variant>
      <vt:variant>
        <vt:i4>5</vt:i4>
      </vt:variant>
      <vt:variant>
        <vt:lpwstr/>
      </vt:variant>
      <vt:variant>
        <vt:lpwstr>_Toc230104713</vt:lpwstr>
      </vt:variant>
      <vt:variant>
        <vt:i4>1048629</vt:i4>
      </vt:variant>
      <vt:variant>
        <vt:i4>101</vt:i4>
      </vt:variant>
      <vt:variant>
        <vt:i4>0</vt:i4>
      </vt:variant>
      <vt:variant>
        <vt:i4>5</vt:i4>
      </vt:variant>
      <vt:variant>
        <vt:lpwstr/>
      </vt:variant>
      <vt:variant>
        <vt:lpwstr>_Toc230104712</vt:lpwstr>
      </vt:variant>
      <vt:variant>
        <vt:i4>1048629</vt:i4>
      </vt:variant>
      <vt:variant>
        <vt:i4>95</vt:i4>
      </vt:variant>
      <vt:variant>
        <vt:i4>0</vt:i4>
      </vt:variant>
      <vt:variant>
        <vt:i4>5</vt:i4>
      </vt:variant>
      <vt:variant>
        <vt:lpwstr/>
      </vt:variant>
      <vt:variant>
        <vt:lpwstr>_Toc230104711</vt:lpwstr>
      </vt:variant>
      <vt:variant>
        <vt:i4>1048629</vt:i4>
      </vt:variant>
      <vt:variant>
        <vt:i4>89</vt:i4>
      </vt:variant>
      <vt:variant>
        <vt:i4>0</vt:i4>
      </vt:variant>
      <vt:variant>
        <vt:i4>5</vt:i4>
      </vt:variant>
      <vt:variant>
        <vt:lpwstr/>
      </vt:variant>
      <vt:variant>
        <vt:lpwstr>_Toc230104710</vt:lpwstr>
      </vt:variant>
      <vt:variant>
        <vt:i4>1114165</vt:i4>
      </vt:variant>
      <vt:variant>
        <vt:i4>83</vt:i4>
      </vt:variant>
      <vt:variant>
        <vt:i4>0</vt:i4>
      </vt:variant>
      <vt:variant>
        <vt:i4>5</vt:i4>
      </vt:variant>
      <vt:variant>
        <vt:lpwstr/>
      </vt:variant>
      <vt:variant>
        <vt:lpwstr>_Toc230104709</vt:lpwstr>
      </vt:variant>
      <vt:variant>
        <vt:i4>1114165</vt:i4>
      </vt:variant>
      <vt:variant>
        <vt:i4>77</vt:i4>
      </vt:variant>
      <vt:variant>
        <vt:i4>0</vt:i4>
      </vt:variant>
      <vt:variant>
        <vt:i4>5</vt:i4>
      </vt:variant>
      <vt:variant>
        <vt:lpwstr/>
      </vt:variant>
      <vt:variant>
        <vt:lpwstr>_Toc230104708</vt:lpwstr>
      </vt:variant>
      <vt:variant>
        <vt:i4>1114165</vt:i4>
      </vt:variant>
      <vt:variant>
        <vt:i4>71</vt:i4>
      </vt:variant>
      <vt:variant>
        <vt:i4>0</vt:i4>
      </vt:variant>
      <vt:variant>
        <vt:i4>5</vt:i4>
      </vt:variant>
      <vt:variant>
        <vt:lpwstr/>
      </vt:variant>
      <vt:variant>
        <vt:lpwstr>_Toc230104707</vt:lpwstr>
      </vt:variant>
      <vt:variant>
        <vt:i4>1114165</vt:i4>
      </vt:variant>
      <vt:variant>
        <vt:i4>65</vt:i4>
      </vt:variant>
      <vt:variant>
        <vt:i4>0</vt:i4>
      </vt:variant>
      <vt:variant>
        <vt:i4>5</vt:i4>
      </vt:variant>
      <vt:variant>
        <vt:lpwstr/>
      </vt:variant>
      <vt:variant>
        <vt:lpwstr>_Toc230104706</vt:lpwstr>
      </vt:variant>
      <vt:variant>
        <vt:i4>1114165</vt:i4>
      </vt:variant>
      <vt:variant>
        <vt:i4>59</vt:i4>
      </vt:variant>
      <vt:variant>
        <vt:i4>0</vt:i4>
      </vt:variant>
      <vt:variant>
        <vt:i4>5</vt:i4>
      </vt:variant>
      <vt:variant>
        <vt:lpwstr/>
      </vt:variant>
      <vt:variant>
        <vt:lpwstr>_Toc230104705</vt:lpwstr>
      </vt:variant>
      <vt:variant>
        <vt:i4>1114165</vt:i4>
      </vt:variant>
      <vt:variant>
        <vt:i4>53</vt:i4>
      </vt:variant>
      <vt:variant>
        <vt:i4>0</vt:i4>
      </vt:variant>
      <vt:variant>
        <vt:i4>5</vt:i4>
      </vt:variant>
      <vt:variant>
        <vt:lpwstr/>
      </vt:variant>
      <vt:variant>
        <vt:lpwstr>_Toc230104704</vt:lpwstr>
      </vt:variant>
      <vt:variant>
        <vt:i4>1114165</vt:i4>
      </vt:variant>
      <vt:variant>
        <vt:i4>47</vt:i4>
      </vt:variant>
      <vt:variant>
        <vt:i4>0</vt:i4>
      </vt:variant>
      <vt:variant>
        <vt:i4>5</vt:i4>
      </vt:variant>
      <vt:variant>
        <vt:lpwstr/>
      </vt:variant>
      <vt:variant>
        <vt:lpwstr>_Toc230104703</vt:lpwstr>
      </vt:variant>
      <vt:variant>
        <vt:i4>1114165</vt:i4>
      </vt:variant>
      <vt:variant>
        <vt:i4>41</vt:i4>
      </vt:variant>
      <vt:variant>
        <vt:i4>0</vt:i4>
      </vt:variant>
      <vt:variant>
        <vt:i4>5</vt:i4>
      </vt:variant>
      <vt:variant>
        <vt:lpwstr/>
      </vt:variant>
      <vt:variant>
        <vt:lpwstr>_Toc230104702</vt:lpwstr>
      </vt:variant>
      <vt:variant>
        <vt:i4>1114165</vt:i4>
      </vt:variant>
      <vt:variant>
        <vt:i4>35</vt:i4>
      </vt:variant>
      <vt:variant>
        <vt:i4>0</vt:i4>
      </vt:variant>
      <vt:variant>
        <vt:i4>5</vt:i4>
      </vt:variant>
      <vt:variant>
        <vt:lpwstr/>
      </vt:variant>
      <vt:variant>
        <vt:lpwstr>_Toc230104701</vt:lpwstr>
      </vt:variant>
      <vt:variant>
        <vt:i4>1114165</vt:i4>
      </vt:variant>
      <vt:variant>
        <vt:i4>29</vt:i4>
      </vt:variant>
      <vt:variant>
        <vt:i4>0</vt:i4>
      </vt:variant>
      <vt:variant>
        <vt:i4>5</vt:i4>
      </vt:variant>
      <vt:variant>
        <vt:lpwstr/>
      </vt:variant>
      <vt:variant>
        <vt:lpwstr>_Toc230104700</vt:lpwstr>
      </vt:variant>
      <vt:variant>
        <vt:i4>1572916</vt:i4>
      </vt:variant>
      <vt:variant>
        <vt:i4>23</vt:i4>
      </vt:variant>
      <vt:variant>
        <vt:i4>0</vt:i4>
      </vt:variant>
      <vt:variant>
        <vt:i4>5</vt:i4>
      </vt:variant>
      <vt:variant>
        <vt:lpwstr/>
      </vt:variant>
      <vt:variant>
        <vt:lpwstr>_Toc230104699</vt:lpwstr>
      </vt:variant>
      <vt:variant>
        <vt:i4>1572916</vt:i4>
      </vt:variant>
      <vt:variant>
        <vt:i4>17</vt:i4>
      </vt:variant>
      <vt:variant>
        <vt:i4>0</vt:i4>
      </vt:variant>
      <vt:variant>
        <vt:i4>5</vt:i4>
      </vt:variant>
      <vt:variant>
        <vt:lpwstr/>
      </vt:variant>
      <vt:variant>
        <vt:lpwstr>_Toc230104698</vt:lpwstr>
      </vt:variant>
      <vt:variant>
        <vt:i4>1572916</vt:i4>
      </vt:variant>
      <vt:variant>
        <vt:i4>11</vt:i4>
      </vt:variant>
      <vt:variant>
        <vt:i4>0</vt:i4>
      </vt:variant>
      <vt:variant>
        <vt:i4>5</vt:i4>
      </vt:variant>
      <vt:variant>
        <vt:lpwstr/>
      </vt:variant>
      <vt:variant>
        <vt:lpwstr>_Toc230104697</vt:lpwstr>
      </vt:variant>
      <vt:variant>
        <vt:i4>6815754</vt:i4>
      </vt:variant>
      <vt:variant>
        <vt:i4>6</vt:i4>
      </vt:variant>
      <vt:variant>
        <vt:i4>0</vt:i4>
      </vt:variant>
      <vt:variant>
        <vt:i4>5</vt:i4>
      </vt:variant>
      <vt:variant>
        <vt:lpwstr>https://ons.service-now.com/sp?id=sc_cat_item&amp;sys_id=f0b3c9a41b271150b51ea6c7b04bcb8e</vt:lpwstr>
      </vt:variant>
      <vt:variant>
        <vt:lpwstr/>
      </vt:variant>
      <vt:variant>
        <vt:i4>2359412</vt:i4>
      </vt:variant>
      <vt:variant>
        <vt:i4>3</vt:i4>
      </vt:variant>
      <vt:variant>
        <vt:i4>0</vt:i4>
      </vt:variant>
      <vt:variant>
        <vt:i4>5</vt:i4>
      </vt:variant>
      <vt:variant>
        <vt:lpwstr>https://officenationalstatistics.sharepoint.com/sites/Metadata/Shared Documents/Forms/AllItems.aspx?id=%2Fsites%2FMetadata%2FShared%20Documents%2F1%2E%20Enterprise%20Metadata%20Management%20%28EMM%29%2FEMM%20Workstreams%2FONS%20Metadata%20Model&amp;viewid=22b51cd2%2D15c6%2D4d18%2Dbc10%2Dbc9e433ec574&amp;newTargetListUrl=%2Fsites%2FMetadata%2FShared%20Documents&amp;viewpath=%2Fsites%2FMetadata%2FShared%20Documents%2FForms%2FAllItems%2Easpx</vt:lpwstr>
      </vt:variant>
      <vt:variant>
        <vt:lpwstr/>
      </vt:variant>
      <vt:variant>
        <vt:i4>3014660</vt:i4>
      </vt:variant>
      <vt:variant>
        <vt:i4>0</vt:i4>
      </vt:variant>
      <vt:variant>
        <vt:i4>0</vt:i4>
      </vt:variant>
      <vt:variant>
        <vt:i4>5</vt:i4>
      </vt:variant>
      <vt:variant>
        <vt:lpwstr>https://github.com/ONSdigital/enterprise_metadata_model_updates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Iacob, Samantha</dc:creator>
  <cp:keywords/>
  <dc:description/>
  <cp:lastModifiedBy>Tandel, Kirti</cp:lastModifiedBy>
  <cp:revision>2</cp:revision>
  <dcterms:created xsi:type="dcterms:W3CDTF">2026-05-22T14:40:00Z</dcterms:created>
  <dcterms:modified xsi:type="dcterms:W3CDTF">2026-05-22T14:40:00Z</dcterms:modified>
</cp:coreProperties>
</file>